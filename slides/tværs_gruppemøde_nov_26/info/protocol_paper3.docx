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0D11" w14:textId="77777777" w:rsidR="004230EC" w:rsidRPr="004230EC" w:rsidRDefault="004230EC" w:rsidP="004230EC">
      <w:pPr>
        <w:rPr>
          <w:lang w:val="en-US"/>
        </w:rPr>
      </w:pPr>
      <w:del w:id="0" w:author="Jonas Munk Jensen" w:date="2026-10-07T12:00:00Z">
        <w:r>
          <w:rPr>
            <w:lang w:val="en-US"/>
          </w:rPr>
          <w:delText>Utilization of Municipal Health Services</w:delText>
        </w:r>
      </w:del>
      <w:ins w:id="1" w:author="Jonas Munk Jensen" w:date="2026-10-07T12:00:00Z">
        <w:r>
          <w:rPr>
            <w:lang w:val="en-US"/>
          </w:rPr>
          <w:t>Offer and Uptake of Municipal Health Services</w:t>
        </w:r>
      </w:ins>
      <w:r>
        <w:rPr>
          <w:lang w:val="en-US"/>
        </w:rPr>
        <w:t xml:space="preserve"> Among People with Type 2 Diabetes: A Cross-Sectional, Register-Linked Study</w:t>
      </w:r>
    </w:p>
    <w:p w14:paraId="1DEDFE46" w14:textId="77777777" w:rsidR="004230EC" w:rsidRPr="004230EC" w:rsidRDefault="004230EC" w:rsidP="004230EC">
      <w:r>
        <w:t>Jonas Munk Jensen</w:t>
      </w:r>
    </w:p>
    <w:p w14:paraId="4E4086A4" w14:textId="77777777" w:rsidR="004230EC" w:rsidRPr="004230EC" w:rsidRDefault="004230EC" w:rsidP="004230EC">
      <w:r>
        <w:t>Søren T. Skou</w:t>
      </w:r>
    </w:p>
    <w:p w14:paraId="1C7A18CC" w14:textId="77777777" w:rsidR="004230EC" w:rsidRPr="004230EC" w:rsidRDefault="004230EC" w:rsidP="004230EC">
      <w:r>
        <w:t>Kasper Norman</w:t>
      </w:r>
    </w:p>
    <w:p w14:paraId="13160E13" w14:textId="77777777" w:rsidR="004230EC" w:rsidRPr="004230EC" w:rsidRDefault="004230EC" w:rsidP="004230EC">
      <w:r>
        <w:t>Henrik Støvring</w:t>
      </w:r>
    </w:p>
    <w:p w14:paraId="502698B6" w14:textId="77777777" w:rsidR="004230EC" w:rsidRPr="004230EC" w:rsidRDefault="004230EC" w:rsidP="004230EC">
      <w:r>
        <w:t>Anette Andersen</w:t>
      </w:r>
    </w:p>
    <w:p w14:paraId="73BD6597" w14:textId="77777777" w:rsidR="004230EC" w:rsidRPr="004230EC" w:rsidRDefault="004230EC" w:rsidP="004230EC">
      <w:pPr>
        <w:rPr>
          <w:lang w:val="en-US"/>
        </w:rPr>
      </w:pPr>
      <w:r>
        <w:rPr>
          <w:lang w:val="en-US"/>
        </w:rPr>
        <w:t>2027-18-09</w:t>
      </w:r>
    </w:p>
    <w:p w14:paraId="43EF4C23" w14:textId="77777777" w:rsidR="004230EC" w:rsidRPr="004230EC" w:rsidRDefault="004230EC">
      <w:pPr>
        <w:pStyle w:val="Overskrift1"/>
        <w:rPr>
          <w:lang w:val="en-US"/>
        </w:rPr>
        <w:pPrChange w:id="2" w:author="Jonas Munk Jensen" w:date="2026-10-07T14:00:00Z">
          <w:pPr/>
        </w:pPrChange>
      </w:pPr>
      <w:bookmarkStart w:id="3" w:name="introduction"/>
      <w:del w:id="4" w:author="Jonas Munk Jensen" w:date="2026-10-07T14:00:00Z">
        <w:r>
          <w:rPr>
            <w:lang w:val="en-US"/>
          </w:rPr>
          <w:delText xml:space="preserve">1. 1 </w:delText>
        </w:r>
      </w:del>
      <w:ins w:id="5" w:author="Jonas Munk Jensen" w:date="2026-10-07T14:00:00Z">
        <w:r>
          <w:rPr>
            <w:lang w:val="en-US"/>
          </w:rPr>
          <w:t xml:space="preserve">1 </w:t>
        </w:r>
      </w:ins>
      <w:r>
        <w:rPr>
          <w:lang w:val="en-US"/>
        </w:rPr>
        <w:t>Introduction</w:t>
      </w:r>
    </w:p>
    <w:p w14:paraId="4E48C556" w14:textId="77777777" w:rsidR="004230EC" w:rsidRPr="004230EC" w:rsidRDefault="004230EC">
      <w:pPr>
        <w:pStyle w:val="Overskrift2"/>
        <w:rPr>
          <w:lang w:val="en-US"/>
        </w:rPr>
        <w:pPrChange w:id="6" w:author="Jonas Munk Jensen" w:date="2026-10-07T14:00:00Z">
          <w:pPr/>
        </w:pPrChange>
      </w:pPr>
      <w:bookmarkStart w:id="7" w:name="prevalence-and-burden-of-type-2-diabetes"/>
      <w:bookmarkEnd w:id="7"/>
      <w:r>
        <w:rPr>
          <w:lang w:val="en-US"/>
        </w:rPr>
        <w:t>1.1 Prevalence and burden of type 2 diabetes</w:t>
      </w:r>
    </w:p>
    <w:p w14:paraId="58C7604A" w14:textId="77777777" w:rsidR="004230EC" w:rsidRPr="004230EC" w:rsidRDefault="004230EC" w:rsidP="004230EC">
      <w:pPr>
        <w:rPr>
          <w:lang w:val="en-US"/>
        </w:rPr>
      </w:pPr>
      <w:r>
        <w:rPr>
          <w:lang w:val="en-US"/>
        </w:rPr>
        <w:t>The prevalence of type 2 diabetes (T2D) is increasing worldwide. In Denmark</w:t>
      </w:r>
      <w:commentRangeStart w:id="8"/>
      <w:commentRangeStart w:id="9"/>
      <w:r>
        <w:rPr>
          <w:lang w:val="en-US"/>
        </w:rPr>
        <w:t xml:space="preserve">, the prevalence has increased from 260.000 in 2017 to 348.000 </w:t>
      </w:r>
      <w:commentRangeEnd w:id="8"/>
      <w:r>
        <w:rPr>
          <w:rStyle w:val="Kommentarhenvisning"/>
          <w:rFonts w:cstheme="minorBidi"/>
          <w:sz w:val="22"/>
          <w:szCs w:val="22"/>
          <w:lang w:val="en-US"/>
        </w:rPr>
        <w:commentReference w:id="8"/>
      </w:r>
      <w:commentRangeEnd w:id="9"/>
      <w:r>
        <w:rPr>
          <w:rStyle w:val="Kommentarhenvisning"/>
          <w:rFonts w:cstheme="minorBidi"/>
          <w:sz w:val="22"/>
          <w:szCs w:val="22"/>
          <w:lang w:val="en-US"/>
        </w:rPr>
        <w:commentReference w:id="9"/>
      </w:r>
      <w:r>
        <w:rPr>
          <w:lang w:val="en-US"/>
        </w:rPr>
        <w:t>in the end of 2025 (Diabetesforeningen, n.d.). Projections further indicate that the prevalence of T2D is expected to rise to 429.300 in 2030 (H. A. R. Jensen et al., 2017). The increasing prevalence is partly related to declining mortality among people with T2D, meaning that people are living longer with the condition (Laurberg, 2024). This reflects an important improvement in the prognosis of T2D, but the benefits of declining mortality may not be equally distributed across the population.</w:t>
      </w:r>
    </w:p>
    <w:p w14:paraId="73C5CDDF" w14:textId="77777777" w:rsidR="004230EC" w:rsidRPr="004230EC" w:rsidRDefault="004230EC" w:rsidP="004230EC">
      <w:pPr>
        <w:rPr>
          <w:lang w:val="en-US"/>
        </w:rPr>
      </w:pPr>
      <w:r>
        <w:rPr>
          <w:lang w:val="en-US"/>
        </w:rPr>
        <w:t xml:space="preserve">Despite improvements in treatment, T2D remains associated with substantial morbidity and premature mortality, including increased risks of cardiovascular disease, chronic kidney disease, neuropathy, retinopathy, and several forms of cancer (Einarson et al., 2018; GBD 2021 Diabetes Collaborators, 2023; Laurberg, 2024). Beyond its physical health consequences, T2D is associated with substantial psychosocial burden, including diabetes-related emotional distress, reduced quality of life, and the ongoing demands of complex self-management (American Diabetes Association Professional Practice Committee, 2025; Bailey &amp; Kodack, 2011; Perrin et al., 2017). These physical and psychosocial consequences, together with the demands of self-management, may reinforce one another. </w:t>
      </w:r>
      <w:commentRangeStart w:id="10"/>
      <w:r>
        <w:rPr>
          <w:lang w:val="en-US"/>
        </w:rPr>
        <w:t xml:space="preserve">Greater disease burden and difficulties with self-management may increase the need for support, while insufficient support may make it more difficult to manage T2D effectively. In turn, these challenges may contribute to barriers to treatment adherence and effective self-care, </w:t>
      </w:r>
      <w:commentRangeStart w:id="11"/>
      <w:r>
        <w:rPr>
          <w:lang w:val="en-US"/>
        </w:rPr>
        <w:t>suboptimal engagement with healthcare</w:t>
      </w:r>
      <w:commentRangeEnd w:id="11"/>
      <w:r>
        <w:rPr>
          <w:rStyle w:val="Kommentarhenvisning"/>
          <w:rFonts w:cstheme="minorBidi"/>
          <w:sz w:val="22"/>
          <w:szCs w:val="22"/>
          <w:lang w:val="en-US"/>
        </w:rPr>
        <w:commentReference w:id="11"/>
      </w:r>
      <w:r>
        <w:rPr>
          <w:lang w:val="en-US"/>
        </w:rPr>
        <w:t>, and poorer health outcomes (Gonzalez et al., 2008).</w:t>
      </w:r>
      <w:commentRangeEnd w:id="10"/>
      <w:r>
        <w:rPr>
          <w:rStyle w:val="Kommentarhenvisning"/>
          <w:rFonts w:cstheme="minorBidi"/>
          <w:sz w:val="22"/>
          <w:szCs w:val="22"/>
          <w:lang w:val="en-US"/>
        </w:rPr>
        <w:commentReference w:id="10"/>
      </w:r>
      <w:commentRangeStart w:id="12"/>
      <w:ins w:id="13" w:author="Jonas Munk Jensen" w:date="2026-10-07T16:00:00Z">
        <w:r>
          <w:rPr>
            <w:lang w:val="en-US"/>
          </w:rPr>
          <w:t xml:space="preserve"> As with the benefits of declining mortality, these challenges are not equally distributed. Among 41,181 adults with T2D in the Central Denmark Region, the use of dental, eye, and foot care increased with household income (Hessain et al., 2023), suggesting that people with fewer socioeconomic resources may be less likely to receive the support they need.</w:t>
        </w:r>
      </w:ins>
      <w:commentRangeEnd w:id="12"/>
      <w:r w:rsidRPr="004230EC">
        <w:rPr>
          <w:rStyle w:val="Kommentarhenvisning"/>
          <w:rFonts w:cstheme="minorBidi"/>
          <w:sz w:val="22"/>
          <w:szCs w:val="22"/>
          <w:lang w:val="en-US"/>
        </w:rPr>
        <w:commentReference w:id="12"/>
      </w:r>
    </w:p>
    <w:p w14:paraId="0677DFCC" w14:textId="7A33FFAF" w:rsidR="004230EC" w:rsidRPr="004230EC" w:rsidRDefault="004230EC">
      <w:pPr>
        <w:pStyle w:val="Overskrift2"/>
        <w:rPr>
          <w:lang w:val="en-US"/>
        </w:rPr>
        <w:pPrChange w:id="14" w:author="Jonas Munk Jensen" w:date="2026-10-07T14:00:00Z">
          <w:pPr/>
        </w:pPrChange>
      </w:pPr>
      <w:bookmarkStart w:id="15" w:name="use-of-municipal-services"/>
      <w:bookmarkEnd w:id="15"/>
      <w:r>
        <w:rPr>
          <w:lang w:val="en-US"/>
        </w:rPr>
        <w:t xml:space="preserve">1.2 </w:t>
      </w:r>
      <w:commentRangeStart w:id="16"/>
      <w:r>
        <w:rPr>
          <w:lang w:val="en-US"/>
        </w:rPr>
        <w:t xml:space="preserve">Use of </w:t>
      </w:r>
      <w:ins w:id="17" w:author="Jonas Munk Jensen" w:date="2026-10-09T12:27:00Z" w16du:dateUtc="2026-10-09T10:27:00Z">
        <w:r w:rsidR="00C8687D">
          <w:rPr>
            <w:lang w:val="en-US"/>
          </w:rPr>
          <w:t>diabetes self-management</w:t>
        </w:r>
      </w:ins>
      <w:del w:id="18" w:author="Jonas Munk Jensen" w:date="2026-10-09T12:27:00Z" w16du:dateUtc="2026-10-09T10:27:00Z">
        <w:r w:rsidDel="00C8687D">
          <w:rPr>
            <w:lang w:val="en-US"/>
          </w:rPr>
          <w:delText>municipal</w:delText>
        </w:r>
      </w:del>
      <w:r>
        <w:rPr>
          <w:lang w:val="en-US"/>
        </w:rPr>
        <w:t xml:space="preserve"> services</w:t>
      </w:r>
      <w:commentRangeEnd w:id="16"/>
      <w:r w:rsidRPr="004230EC">
        <w:rPr>
          <w:rStyle w:val="Kommentarhenvisning"/>
          <w:rFonts w:cstheme="majorBidi"/>
          <w:sz w:val="32"/>
          <w:szCs w:val="32"/>
          <w:lang w:val="en-US"/>
        </w:rPr>
        <w:commentReference w:id="16"/>
      </w:r>
    </w:p>
    <w:p w14:paraId="3FD14B48" w14:textId="64A4AFAA" w:rsidR="004230EC" w:rsidRPr="004230EC" w:rsidRDefault="004230EC" w:rsidP="004230EC">
      <w:pPr>
        <w:rPr>
          <w:lang w:val="en-US"/>
        </w:rPr>
      </w:pPr>
      <w:del w:id="19" w:author="Jonas Munk Jensen" w:date="2026-10-07T16:00:00Z">
        <w:r>
          <w:rPr>
            <w:lang w:val="en-US"/>
          </w:rPr>
          <w:delText>Diabetes self-management programs (DSMPs) are considered a central component of T2D care, as they aim to support individuals in managing their disease in everyday life through education, behavioral support, and lifestyle interventions (</w:delText>
        </w:r>
        <w:commentRangeStart w:id="20"/>
        <w:r>
          <w:rPr>
            <w:lang w:val="en-US"/>
          </w:rPr>
          <w:delText>Colberg et al., 2016; De Nardi et al., 2018; Johansen et al., 2017; Kanaley et al., 2022; Markle-Reid et al., 2018; Miklavcic et al., 2020; Murphy et al., 2017; O’Hagan et al., 2013; Ryan et al., 2020; Steinsbekk et al., 2012; Umpierre et al., 2013</w:delText>
        </w:r>
      </w:del>
      <w:commentRangeEnd w:id="20"/>
      <w:r>
        <w:rPr>
          <w:rStyle w:val="Kommentarhenvisning"/>
          <w:rFonts w:cstheme="minorBidi"/>
          <w:sz w:val="22"/>
          <w:szCs w:val="22"/>
          <w:lang w:val="en-US"/>
        </w:rPr>
        <w:commentReference w:id="20"/>
      </w:r>
      <w:del w:id="21" w:author="Jonas Munk Jensen" w:date="2026-10-07T16:00:00Z">
        <w:r>
          <w:rPr>
            <w:lang w:val="en-US"/>
          </w:rPr>
          <w:delText xml:space="preserve">).In Denmark, responsibility for DSMPs for people with </w:delText>
        </w:r>
        <w:commentRangeStart w:id="22"/>
        <w:r>
          <w:rPr>
            <w:lang w:val="en-US"/>
          </w:rPr>
          <w:delText>T2D</w:delText>
        </w:r>
      </w:del>
      <w:commentRangeEnd w:id="22"/>
      <w:r>
        <w:rPr>
          <w:rStyle w:val="Kommentarhenvisning"/>
          <w:rFonts w:cstheme="minorBidi"/>
          <w:sz w:val="22"/>
          <w:szCs w:val="22"/>
          <w:lang w:val="en-US"/>
        </w:rPr>
        <w:commentReference w:id="22"/>
      </w:r>
      <w:del w:id="23" w:author="Jonas Munk Jensen" w:date="2026-10-07T16:00:00Z">
        <w:r>
          <w:rPr>
            <w:lang w:val="en-US"/>
          </w:rPr>
          <w:delText xml:space="preserve"> lies within the regional healthcare system, while program delivery is primarily undertaken by the municipalities. The recent Danish healthcare reform aims to create more uniform and accessible DSMPs across the country (Indenrigs- og Sundhedsministeriet, 2024). However, despite their widespread implementation, </w:delText>
        </w:r>
        <w:commentRangeStart w:id="24"/>
        <w:r>
          <w:rPr>
            <w:lang w:val="en-US"/>
          </w:rPr>
          <w:delText xml:space="preserve">relatively little is known about the effectiveness of municipality-based </w:delText>
        </w:r>
      </w:del>
      <w:commentRangeEnd w:id="24"/>
      <w:r>
        <w:rPr>
          <w:rStyle w:val="Kommentarhenvisning"/>
          <w:rFonts w:cstheme="minorBidi"/>
          <w:sz w:val="22"/>
          <w:szCs w:val="22"/>
          <w:lang w:val="en-US"/>
        </w:rPr>
        <w:commentReference w:id="24"/>
      </w:r>
      <w:del w:id="25" w:author="Jonas Munk Jensen" w:date="2026-10-07T16:00:00Z">
        <w:r>
          <w:rPr>
            <w:lang w:val="en-US"/>
          </w:rPr>
          <w:delText>DSMPs in Denmark.</w:delText>
        </w:r>
      </w:del>
      <w:commentRangeStart w:id="26"/>
      <w:ins w:id="27" w:author="Jonas Munk Jensen" w:date="2026-10-07T16:00:00Z">
        <w:r>
          <w:rPr>
            <w:lang w:val="en-US"/>
          </w:rPr>
          <w:t xml:space="preserve">Diabetes self-management programs (DSMPs) are a central component of T2D care internationally, supporting people in managing their disease in everyday life through education, behavioral support, and lifestyle interventions, and they improve glycemic control (Chrvala et al., 2016; Steinsbekk et al., 2012). In many health </w:t>
        </w:r>
        <w:r>
          <w:rPr>
            <w:lang w:val="en-US"/>
          </w:rPr>
          <w:lastRenderedPageBreak/>
          <w:t>systems, such programs are delivered outside hospitals, for example, as structured education in the United Kingdom, as diabetes self-management training in the United States, and through municipal services in the Nordic countries, such as the Norwegian Healthy Life Centres (Blom et al., 2020). A consistent finding across these settings is that only a minority of eligible people receive such support and that access is socially patterned. In the United Kingdom, only 22% of people with newly diagnosed T2D attended structured education within two years</w:t>
        </w:r>
      </w:ins>
      <w:r w:rsidR="004E5828">
        <w:rPr>
          <w:lang w:val="en-US"/>
        </w:rPr>
        <w:t xml:space="preserve"> </w:t>
      </w:r>
      <w:ins w:id="28" w:author="Jonas Munk Jensen" w:date="2026-10-07T16:00:00Z">
        <w:r>
          <w:rPr>
            <w:lang w:val="en-US"/>
          </w:rPr>
          <w:t>(Winkley et al., 2016). In the United States, only about 5% of Medicare beneficiaries with newly diagnosed diabetes used self-management training, with lower use among non-White and low-income beneficiaries (Strawbridge et al., 2015). In Copenhagen, only 19% of people with newly diagnosed T2D were referred to municipal diabetes rehabilitation, and patients of general practitioners in the most deprived areas were considerably less likely to be referred (Bender et al., 2022). Reasons for not attending include practical barriers, such as programs held during working hours, and perceived lack of benefit (Horigan et al., 2017). Understanding who is reached by these services is therefore relevant well beyond any single health system.</w:t>
        </w:r>
      </w:ins>
    </w:p>
    <w:p w14:paraId="5B41EF82" w14:textId="77777777" w:rsidR="004230EC" w:rsidRPr="004230EC" w:rsidRDefault="004230EC" w:rsidP="004230EC">
      <w:pPr>
        <w:rPr>
          <w:del w:id="29" w:author="Jonas Munk Jensen" w:date="2026-10-07T16:00:00Z"/>
          <w:lang w:val="en-US"/>
        </w:rPr>
      </w:pPr>
      <w:del w:id="30" w:author="Jonas Munk Jensen" w:date="2026-10-07T16:00:00Z">
        <w:r>
          <w:rPr>
            <w:lang w:val="en-US"/>
          </w:rPr>
          <w:delText xml:space="preserve">Furthermore, there is currently no national register that systematically tracks the utilization of municipal health services in Denmark. As a result, knowledge remains limited regarding how many people with T2D make use of DSMPs and whether these services reach the individuals with the greatest need for support. In 2023, </w:delText>
        </w:r>
        <w:commentRangeStart w:id="31"/>
        <w:r>
          <w:rPr>
            <w:lang w:val="en-US"/>
          </w:rPr>
          <w:delText xml:space="preserve">Diabetesforeningen </w:delText>
        </w:r>
      </w:del>
      <w:commentRangeEnd w:id="31"/>
      <w:r>
        <w:rPr>
          <w:rStyle w:val="Kommentarhenvisning"/>
          <w:rFonts w:cstheme="minorBidi"/>
          <w:sz w:val="22"/>
          <w:szCs w:val="22"/>
          <w:lang w:val="en-US"/>
        </w:rPr>
        <w:commentReference w:id="31"/>
      </w:r>
      <w:del w:id="32" w:author="Jonas Munk Jensen" w:date="2026-10-07T16:00:00Z">
        <w:r>
          <w:rPr>
            <w:lang w:val="en-US"/>
          </w:rPr>
          <w:delText xml:space="preserve">conducted a survey among its members indicating that approximately 20% reported having been referred to municipal services, while a similar proportion reported unmet support needs (Diabetesforeningen, 2023). However, these findings </w:delText>
        </w:r>
        <w:commentRangeStart w:id="33"/>
        <w:r>
          <w:rPr>
            <w:lang w:val="en-US"/>
          </w:rPr>
          <w:delText xml:space="preserve">may be affected by selection bias </w:delText>
        </w:r>
      </w:del>
      <w:commentRangeEnd w:id="33"/>
      <w:r>
        <w:rPr>
          <w:rStyle w:val="Kommentarhenvisning"/>
          <w:rFonts w:cstheme="minorBidi"/>
          <w:sz w:val="22"/>
          <w:szCs w:val="22"/>
          <w:lang w:val="en-US"/>
        </w:rPr>
        <w:commentReference w:id="33"/>
      </w:r>
      <w:del w:id="34" w:author="Jonas Munk Jensen" w:date="2026-10-07T16:00:00Z">
        <w:r>
          <w:rPr>
            <w:lang w:val="en-US"/>
          </w:rPr>
          <w:delText>and may not reflect utilization patterns in the broader population of people living with T2D.</w:delText>
        </w:r>
      </w:del>
      <w:ins w:id="35" w:author="Jonas Munk Jensen" w:date="2026-10-07T16:00:00Z">
        <w:r>
          <w:rPr>
            <w:lang w:val="en-US"/>
          </w:rPr>
          <w:t>In Denmark, the regions are responsible for DSMPs, while delivery is primarily undertaken by the municipalities, and the 2024 healthcare reform aims to make the programs more uniform and accessible (Indenrigs- og Sundhedsministeriet, 2024; WHO Regional Office for Europe, 2024). However, no national register tracks the use of municipal health services, so little is known about how many people with T2D are offered and take up municipal DSMPs, and whether the services reach those with the greatest need for support. A 2023 survey by the Danish Diabetes Association found that approximately 20% of its members had been referred to municipal services, while a similar proportion reported unmet support needs (Diabetesforeningen, 2023). Because members of a patient association are likely to be more engaged and resourceful than the wider population with T2D, these findings may not reflect the broader population living with T2D.</w:t>
        </w:r>
      </w:ins>
      <w:commentRangeEnd w:id="26"/>
      <w:r w:rsidRPr="004230EC">
        <w:rPr>
          <w:rStyle w:val="Kommentarhenvisning"/>
          <w:rFonts w:cstheme="minorBidi"/>
          <w:sz w:val="22"/>
          <w:szCs w:val="22"/>
          <w:lang w:val="en-US"/>
        </w:rPr>
        <w:commentReference w:id="26"/>
      </w:r>
    </w:p>
    <w:p w14:paraId="0B8E2CB7" w14:textId="77777777" w:rsidR="004230EC" w:rsidRPr="004230EC" w:rsidRDefault="004230EC" w:rsidP="004230EC">
      <w:pPr>
        <w:rPr>
          <w:lang w:val="en-US"/>
        </w:rPr>
      </w:pPr>
      <w:del w:id="36" w:author="Jonas Munk Jensen" w:date="2026-10-07T16:00:00Z">
        <w:r>
          <w:rPr>
            <w:lang w:val="en-US"/>
          </w:rPr>
          <w:delText>Practical barriers may limit participation in DSMPs. Many programs are delivered during standard working hours, which may reduce accessibility for individuals who may have competing work and family responsibilities.</w:delText>
        </w:r>
      </w:del>
    </w:p>
    <w:p w14:paraId="68561DD4" w14:textId="77777777" w:rsidR="004230EC" w:rsidRPr="004230EC" w:rsidRDefault="004230EC">
      <w:pPr>
        <w:pStyle w:val="Overskrift2"/>
        <w:rPr>
          <w:lang w:val="en-US"/>
        </w:rPr>
        <w:pPrChange w:id="37" w:author="Jonas Munk Jensen" w:date="2026-10-07T14:00:00Z">
          <w:pPr/>
        </w:pPrChange>
      </w:pPr>
      <w:bookmarkStart w:id="38" w:name="novelty-and-relevance"/>
      <w:bookmarkEnd w:id="38"/>
      <w:r>
        <w:rPr>
          <w:lang w:val="en-US"/>
        </w:rPr>
        <w:t>1.3 Novelty and relevance</w:t>
      </w:r>
    </w:p>
    <w:p w14:paraId="4AC33471" w14:textId="77777777" w:rsidR="004230EC" w:rsidRPr="004230EC" w:rsidRDefault="004230EC" w:rsidP="004230EC">
      <w:pPr>
        <w:rPr>
          <w:lang w:val="en-US"/>
        </w:rPr>
      </w:pPr>
      <w:r>
        <w:rPr>
          <w:lang w:val="en-US"/>
        </w:rPr>
        <w:t xml:space="preserve">The LIVING project was initiated in 2023 to investigate the effectiveness of three </w:t>
      </w:r>
      <w:del w:id="39" w:author="Jonas Munk Jensen" w:date="2026-10-09T12:32:00Z" w16du:dateUtc="2026-10-09T10:32:00Z">
        <w:r w:rsidDel="00C8687D">
          <w:rPr>
            <w:lang w:val="en-US"/>
          </w:rPr>
          <w:delText>diabetes self-management programs (</w:delText>
        </w:r>
      </w:del>
      <w:r>
        <w:rPr>
          <w:lang w:val="en-US"/>
        </w:rPr>
        <w:t>DSMPs</w:t>
      </w:r>
      <w:del w:id="40" w:author="Jonas Munk Jensen" w:date="2026-10-09T12:32:00Z" w16du:dateUtc="2026-10-09T10:32:00Z">
        <w:r w:rsidDel="00C8687D">
          <w:rPr>
            <w:lang w:val="en-US"/>
          </w:rPr>
          <w:delText>)</w:delText>
        </w:r>
      </w:del>
      <w:r>
        <w:rPr>
          <w:lang w:val="en-US"/>
        </w:rPr>
        <w:t xml:space="preserve"> with increasing intensity: a short DSMP, a long DSMP, and a long DSMP combined with supervised high-intensity exercise training (J. M. Jensen et al., 2025). As part of this work, the present study </w:t>
      </w:r>
      <w:del w:id="41" w:author="Jonas Munk Jensen" w:date="2026-10-07T12:00:00Z">
        <w:r>
          <w:rPr>
            <w:lang w:val="en-US"/>
          </w:rPr>
          <w:delText>examines the utilization of</w:delText>
        </w:r>
      </w:del>
      <w:ins w:id="42" w:author="Jonas Munk Jensen" w:date="2026-10-07T12:00:00Z">
        <w:r>
          <w:rPr>
            <w:lang w:val="en-US"/>
          </w:rPr>
          <w:t>examines the offer and uptake of</w:t>
        </w:r>
      </w:ins>
      <w:r>
        <w:rPr>
          <w:lang w:val="en-US"/>
        </w:rPr>
        <w:t xml:space="preserve"> municipality-based diabetes support services among people with T2D.</w:t>
      </w:r>
    </w:p>
    <w:p w14:paraId="3DBFB881" w14:textId="77777777" w:rsidR="004230EC" w:rsidRPr="004230EC" w:rsidRDefault="004230EC" w:rsidP="004230EC">
      <w:pPr>
        <w:rPr>
          <w:lang w:val="en-US"/>
        </w:rPr>
      </w:pPr>
      <w:commentRangeStart w:id="43"/>
      <w:commentRangeStart w:id="44"/>
      <w:del w:id="45" w:author="Jonas Munk Jensen" w:date="2026-10-07T16:00:00Z">
        <w:r>
          <w:rPr>
            <w:lang w:val="en-US"/>
          </w:rPr>
          <w:delText xml:space="preserve">Current knowledge on the use of municipality-based DSMPs in Denmark is limited and primarily based on survey studies (Diabetesforeningen, 2023). </w:delText>
        </w:r>
      </w:del>
      <w:commentRangeEnd w:id="44"/>
      <w:r>
        <w:rPr>
          <w:rStyle w:val="Kommentarhenvisning"/>
          <w:rFonts w:cstheme="minorBidi"/>
          <w:sz w:val="22"/>
          <w:szCs w:val="22"/>
          <w:lang w:val="en-US"/>
        </w:rPr>
        <w:commentReference w:id="44"/>
      </w:r>
      <w:del w:id="46" w:author="Jonas Munk Jensen" w:date="2026-10-07T16:00:00Z">
        <w:r>
          <w:rPr>
            <w:lang w:val="en-US"/>
          </w:rPr>
          <w:delText>While such studies provide valuable self-reported information, they are often unable</w:delText>
        </w:r>
      </w:del>
      <w:ins w:id="47" w:author="Jonas Munk Jensen" w:date="2026-10-07T16:00:00Z">
        <w:r>
          <w:rPr>
            <w:lang w:val="en-US"/>
          </w:rPr>
          <w:t>Existing survey studies (Diabetesforeningen, 2023) provide valuable self-reported information but are often unable</w:t>
        </w:r>
      </w:ins>
      <w:commentRangeEnd w:id="43"/>
      <w:r>
        <w:rPr>
          <w:rStyle w:val="Kommentarhenvisning"/>
          <w:rFonts w:cstheme="minorBidi"/>
          <w:sz w:val="22"/>
          <w:szCs w:val="22"/>
          <w:lang w:val="en-US"/>
        </w:rPr>
        <w:commentReference w:id="43"/>
      </w:r>
      <w:r>
        <w:rPr>
          <w:lang w:val="en-US"/>
        </w:rPr>
        <w:t xml:space="preserve"> to assess whether users differ systematically from non-users and the broader population of people with T2D. Consequently, it remains unclear whether municipal services reach those who may benefit most from them.</w:t>
      </w:r>
    </w:p>
    <w:p w14:paraId="7F160473" w14:textId="77777777" w:rsidR="004230EC" w:rsidRPr="004230EC" w:rsidRDefault="004230EC" w:rsidP="004230EC">
      <w:pPr>
        <w:rPr>
          <w:lang w:val="en-US"/>
        </w:rPr>
      </w:pPr>
      <w:r>
        <w:rPr>
          <w:lang w:val="en-US"/>
        </w:rPr>
        <w:t xml:space="preserve">By linking regional survey data with register-based demographic, socioeconomic, and clinical information, this study </w:t>
      </w:r>
      <w:del w:id="48" w:author="Jonas Munk Jensen" w:date="2026-10-07T12:00:00Z">
        <w:r>
          <w:rPr>
            <w:lang w:val="en-US"/>
          </w:rPr>
          <w:delText>examines service utilization in relation to</w:delText>
        </w:r>
      </w:del>
      <w:ins w:id="49" w:author="Jonas Munk Jensen" w:date="2026-10-07T12:00:00Z">
        <w:r>
          <w:rPr>
            <w:lang w:val="en-US"/>
          </w:rPr>
          <w:t>examines the offer and uptake of services, as well as unmet need, in relation to</w:t>
        </w:r>
      </w:ins>
      <w:r>
        <w:rPr>
          <w:lang w:val="en-US"/>
        </w:rPr>
        <w:t xml:space="preserve"> characteristics available across the regional T2D population. Furthermore, the study compares the study population with the broader regional population of individuals with T2D to assess representativeness and potential selection bias.</w:t>
      </w:r>
    </w:p>
    <w:p w14:paraId="0AB5BCF2" w14:textId="77777777" w:rsidR="004230EC" w:rsidRPr="004230EC" w:rsidRDefault="004230EC" w:rsidP="004230EC">
      <w:pPr>
        <w:rPr>
          <w:lang w:val="en-US"/>
        </w:rPr>
      </w:pPr>
      <w:r>
        <w:rPr>
          <w:lang w:val="en-US"/>
        </w:rPr>
        <w:t xml:space="preserve">The study will provide new evidence on </w:t>
      </w:r>
      <w:del w:id="50" w:author="Jonas Munk Jensen" w:date="2026-10-07T12:00:00Z">
        <w:r>
          <w:rPr>
            <w:lang w:val="en-US"/>
          </w:rPr>
          <w:delText>who uses municipality-based DSMPs, who do not,</w:delText>
        </w:r>
      </w:del>
      <w:ins w:id="51" w:author="Jonas Munk Jensen" w:date="2026-10-07T12:00:00Z">
        <w:r>
          <w:rPr>
            <w:lang w:val="en-US"/>
          </w:rPr>
          <w:t>who is offered and who takes up municipality-based DSMPs, who reports an unmet need for support,</w:t>
        </w:r>
      </w:ins>
      <w:r>
        <w:rPr>
          <w:lang w:val="en-US"/>
        </w:rPr>
        <w:t xml:space="preserve"> and whether current services reach population groups with the greatest need for support. The findings may inform the planning and targeting of municipal diabetes services and contribute to ongoing efforts to improve equitable access to diabetes self-management support in Denmark.</w:t>
      </w:r>
    </w:p>
    <w:p w14:paraId="791E4B7B" w14:textId="77777777" w:rsidR="004230EC" w:rsidRPr="004230EC" w:rsidRDefault="004230EC">
      <w:pPr>
        <w:pStyle w:val="Overskrift1"/>
        <w:rPr>
          <w:lang w:val="en-US"/>
        </w:rPr>
        <w:pPrChange w:id="52" w:author="Jonas Munk Jensen" w:date="2026-10-07T14:00:00Z">
          <w:pPr/>
        </w:pPrChange>
      </w:pPr>
      <w:bookmarkStart w:id="53" w:name="health-in-central-denmark-hicd-cohort"/>
      <w:bookmarkEnd w:id="3"/>
      <w:bookmarkEnd w:id="53"/>
      <w:del w:id="54" w:author="Jonas Munk Jensen" w:date="2026-10-07T14:00:00Z">
        <w:r>
          <w:rPr>
            <w:lang w:val="en-US"/>
          </w:rPr>
          <w:lastRenderedPageBreak/>
          <w:delText xml:space="preserve">2. 2 </w:delText>
        </w:r>
      </w:del>
      <w:ins w:id="55" w:author="Jonas Munk Jensen" w:date="2026-10-07T14:00:00Z">
        <w:r>
          <w:rPr>
            <w:lang w:val="en-US"/>
          </w:rPr>
          <w:t xml:space="preserve">2 </w:t>
        </w:r>
      </w:ins>
      <w:r>
        <w:rPr>
          <w:lang w:val="en-US"/>
        </w:rPr>
        <w:t>Health in Central Denmark (HICD) Cohort</w:t>
      </w:r>
    </w:p>
    <w:p w14:paraId="1A429709" w14:textId="77777777" w:rsidR="004230EC" w:rsidRPr="004230EC" w:rsidRDefault="004230EC" w:rsidP="004230EC">
      <w:pPr>
        <w:rPr>
          <w:lang w:val="en-US"/>
        </w:rPr>
      </w:pPr>
      <w:r>
        <w:rPr>
          <w:lang w:val="en-US"/>
        </w:rPr>
        <w:t>This is a cross-sectional study, combining regional survey data with nationwide register data from the Central Denmark Region.</w:t>
      </w:r>
    </w:p>
    <w:p w14:paraId="07A8F6BC" w14:textId="472E7589" w:rsidR="004230EC" w:rsidRPr="004230EC" w:rsidRDefault="004230EC" w:rsidP="004230EC">
      <w:pPr>
        <w:rPr>
          <w:lang w:val="en-US"/>
        </w:rPr>
      </w:pPr>
      <w:r>
        <w:rPr>
          <w:lang w:val="en-US"/>
        </w:rPr>
        <w:t xml:space="preserve">The HICD cohort is a research initiative established to investigate diabetes and its associated complications in the Central Denmark Region, which comprises approximately </w:t>
      </w:r>
      <m:oMath>
        <m:r>
          <w:rPr>
            <w:rFonts w:ascii="Cambria Math" w:hAnsi="Cambria Math"/>
            <w:lang w:val="en-US"/>
          </w:rPr>
          <m:t>n</m:t>
        </m:r>
        <m:r>
          <m:rPr>
            <m:sty m:val="p"/>
          </m:rPr>
          <w:rPr>
            <w:rFonts w:ascii="Cambria Math" w:hAnsi="Cambria Math"/>
            <w:lang w:val="en-US"/>
          </w:rPr>
          <m:t>=</m:t>
        </m:r>
        <m:r>
          <w:rPr>
            <w:rFonts w:ascii="Cambria Math" w:hAnsi="Cambria Math"/>
            <w:lang w:val="en-US"/>
          </w:rPr>
          <m:t>1.3million</m:t>
        </m:r>
      </m:oMath>
      <w:r>
        <w:rPr>
          <w:lang w:val="en-US"/>
        </w:rPr>
        <w:t xml:space="preserve"> residents. Using nationwide registry data and a predefined diabetes classification algorithm, individuals aged 18–75 years with prevalent diabetes were identified. </w:t>
      </w:r>
      <w:commentRangeStart w:id="56"/>
      <w:commentRangeStart w:id="57"/>
      <w:r>
        <w:rPr>
          <w:lang w:val="en-US"/>
        </w:rPr>
        <w:t>In addition, a control group of equal size without diabetes was established by matching on age, sex, and municipality of residence.</w:t>
      </w:r>
      <w:commentRangeEnd w:id="56"/>
      <w:r w:rsidRPr="004230EC">
        <w:rPr>
          <w:rStyle w:val="Kommentarhenvisning"/>
          <w:rFonts w:cstheme="minorBidi"/>
          <w:sz w:val="22"/>
          <w:szCs w:val="22"/>
          <w:lang w:val="en-US"/>
        </w:rPr>
        <w:commentReference w:id="56"/>
      </w:r>
      <w:commentRangeEnd w:id="57"/>
      <w:r w:rsidR="00C8687D" w:rsidRPr="004230EC">
        <w:rPr>
          <w:rStyle w:val="Kommentarhenvisning"/>
          <w:rFonts w:cstheme="minorBidi"/>
          <w:sz w:val="22"/>
          <w:szCs w:val="22"/>
          <w:lang w:val="en-US"/>
        </w:rPr>
        <w:commentReference w:id="57"/>
      </w:r>
    </w:p>
    <w:p w14:paraId="780E4231" w14:textId="556E53E6" w:rsidR="004230EC" w:rsidRPr="004230EC" w:rsidRDefault="004230EC" w:rsidP="004230EC">
      <w:pPr>
        <w:rPr>
          <w:lang w:val="en-US"/>
        </w:rPr>
      </w:pPr>
      <w:r>
        <w:rPr>
          <w:lang w:val="en-US"/>
        </w:rPr>
        <w:t xml:space="preserve">In 2024, a total of </w:t>
      </w:r>
      <m:oMath>
        <m:r>
          <w:rPr>
            <w:rFonts w:ascii="Cambria Math" w:hAnsi="Cambria Math"/>
            <w:lang w:val="en-US"/>
          </w:rPr>
          <m:t>n</m:t>
        </m:r>
        <m:r>
          <m:rPr>
            <m:sty m:val="p"/>
          </m:rPr>
          <w:rPr>
            <w:rFonts w:ascii="Cambria Math" w:hAnsi="Cambria Math"/>
            <w:lang w:val="en-US"/>
          </w:rPr>
          <m:t>=</m:t>
        </m:r>
        <m:r>
          <w:rPr>
            <w:rFonts w:ascii="Cambria Math" w:hAnsi="Cambria Math"/>
            <w:lang w:val="en-US"/>
          </w:rPr>
          <m:t>52</m:t>
        </m:r>
        <m:r>
          <m:rPr>
            <m:sty m:val="p"/>
          </m:rPr>
          <w:rPr>
            <w:rFonts w:ascii="Cambria Math" w:hAnsi="Cambria Math"/>
            <w:lang w:val="en-US"/>
          </w:rPr>
          <m:t>,</m:t>
        </m:r>
        <m:r>
          <w:rPr>
            <w:rFonts w:ascii="Cambria Math" w:hAnsi="Cambria Math"/>
            <w:lang w:val="en-US"/>
          </w:rPr>
          <m:t>020</m:t>
        </m:r>
      </m:oMath>
      <w:r>
        <w:rPr>
          <w:lang w:val="en-US"/>
        </w:rPr>
        <w:t xml:space="preserve"> individuals were living with T2D in the Central Denmark Region. As part of the HICD data collection, questionnaires were distributed in February 2024 to all of these individuals, of whom </w:t>
      </w:r>
      <m:oMath>
        <m:r>
          <w:rPr>
            <w:rFonts w:ascii="Cambria Math" w:hAnsi="Cambria Math"/>
            <w:lang w:val="en-US"/>
          </w:rPr>
          <m:t>n</m:t>
        </m:r>
        <m:r>
          <m:rPr>
            <m:sty m:val="p"/>
          </m:rPr>
          <w:rPr>
            <w:rFonts w:ascii="Cambria Math" w:hAnsi="Cambria Math"/>
            <w:lang w:val="en-US"/>
          </w:rPr>
          <m:t>=</m:t>
        </m:r>
        <m:r>
          <w:rPr>
            <w:rFonts w:ascii="Cambria Math" w:hAnsi="Cambria Math"/>
            <w:lang w:val="en-US"/>
          </w:rPr>
          <m:t>20</m:t>
        </m:r>
        <m:r>
          <m:rPr>
            <m:sty m:val="p"/>
          </m:rPr>
          <w:rPr>
            <w:rFonts w:ascii="Cambria Math" w:hAnsi="Cambria Math"/>
            <w:lang w:val="en-US"/>
          </w:rPr>
          <m:t>,</m:t>
        </m:r>
        <m:r>
          <w:rPr>
            <w:rFonts w:ascii="Cambria Math" w:hAnsi="Cambria Math"/>
            <w:lang w:val="en-US"/>
          </w:rPr>
          <m:t>516</m:t>
        </m:r>
      </m:oMath>
      <w:r>
        <w:rPr>
          <w:lang w:val="en-US"/>
        </w:rPr>
        <w:t xml:space="preserve"> responded. Individuals living with T1D or without diabetes were also invited, but we will ignore them in this study. The responders with T2D were subsequently invited to provide consent to receive a supplementary questionnaire </w:t>
      </w:r>
      <w:del w:id="58" w:author="Jonas Munk Jensen" w:date="2026-10-07T12:00:00Z">
        <w:r>
          <w:rPr>
            <w:lang w:val="en-US"/>
          </w:rPr>
          <w:delText>regarding utilization of municipal health services</w:delText>
        </w:r>
      </w:del>
      <w:ins w:id="59" w:author="Jonas Munk Jensen" w:date="2026-10-07T12:00:00Z">
        <w:r>
          <w:rPr>
            <w:lang w:val="en-US"/>
          </w:rPr>
          <w:t>regarding municipal health services</w:t>
        </w:r>
      </w:ins>
      <w:r>
        <w:rPr>
          <w:lang w:val="en-US"/>
        </w:rPr>
        <w:t xml:space="preserve">. A total of </w:t>
      </w:r>
      <m:oMath>
        <m:r>
          <w:rPr>
            <w:rFonts w:ascii="Cambria Math" w:hAnsi="Cambria Math"/>
            <w:lang w:val="en-US"/>
          </w:rPr>
          <m:t>n</m:t>
        </m:r>
        <m:r>
          <m:rPr>
            <m:sty m:val="p"/>
          </m:rPr>
          <w:rPr>
            <w:rFonts w:ascii="Cambria Math" w:hAnsi="Cambria Math"/>
            <w:lang w:val="en-US"/>
          </w:rPr>
          <m:t>=</m:t>
        </m:r>
        <m:r>
          <w:rPr>
            <w:rFonts w:ascii="Cambria Math" w:hAnsi="Cambria Math"/>
            <w:lang w:val="en-US"/>
          </w:rPr>
          <m:t>13</m:t>
        </m:r>
        <m:r>
          <m:rPr>
            <m:sty m:val="p"/>
          </m:rPr>
          <w:rPr>
            <w:rFonts w:ascii="Cambria Math" w:hAnsi="Cambria Math"/>
            <w:lang w:val="en-US"/>
          </w:rPr>
          <m:t>,</m:t>
        </m:r>
        <m:r>
          <w:rPr>
            <w:rFonts w:ascii="Cambria Math" w:hAnsi="Cambria Math"/>
            <w:lang w:val="en-US"/>
          </w:rPr>
          <m:t>328</m:t>
        </m:r>
      </m:oMath>
      <w:r>
        <w:rPr>
          <w:lang w:val="en-US"/>
        </w:rPr>
        <w:t xml:space="preserve"> individuals provided consent,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4</m:t>
        </m:r>
        <m:r>
          <m:rPr>
            <m:sty m:val="p"/>
          </m:rPr>
          <w:rPr>
            <w:rFonts w:ascii="Cambria Math" w:hAnsi="Cambria Math"/>
            <w:lang w:val="en-US"/>
          </w:rPr>
          <m:t>,</m:t>
        </m:r>
        <m:r>
          <w:rPr>
            <w:rFonts w:ascii="Cambria Math" w:hAnsi="Cambria Math"/>
            <w:lang w:val="en-US"/>
          </w:rPr>
          <m:t>704</m:t>
        </m:r>
      </m:oMath>
      <w:r>
        <w:rPr>
          <w:lang w:val="en-US"/>
        </w:rPr>
        <w:t xml:space="preserve"> completed the items </w:t>
      </w:r>
      <w:del w:id="60" w:author="Jonas Munk Jensen" w:date="2026-10-07T12:00:00Z">
        <w:r>
          <w:rPr>
            <w:lang w:val="en-US"/>
          </w:rPr>
          <w:delText>on municipal service utilization</w:delText>
        </w:r>
      </w:del>
      <w:ins w:id="61" w:author="Jonas Munk Jensen" w:date="2026-10-07T12:00:00Z">
        <w:r>
          <w:rPr>
            <w:lang w:val="en-US"/>
          </w:rPr>
          <w:t>on municipal health services</w:t>
        </w:r>
      </w:ins>
      <w:r>
        <w:rPr>
          <w:lang w:val="en-US"/>
        </w:rPr>
        <w:t xml:space="preserve"> in the supplementary questionnaire.</w:t>
      </w:r>
    </w:p>
    <w:tbl>
      <w:tblPr>
        <w:tblW w:w="4879" w:type="pct"/>
        <w:tblLayout w:type="fixed"/>
        <w:tblLook w:val="0000" w:firstRow="0" w:lastRow="0" w:firstColumn="0" w:lastColumn="0" w:noHBand="0" w:noVBand="0"/>
      </w:tblPr>
      <w:tblGrid>
        <w:gridCol w:w="9731"/>
      </w:tblGrid>
      <w:tr w:rsidR="004230EC" w:rsidRPr="004E5828" w14:paraId="43827C4D" w14:textId="77777777" w:rsidTr="00404213">
        <w:trPr>
          <w:trHeight w:val="5574"/>
        </w:trPr>
        <w:tc>
          <w:tcPr>
            <w:tcW w:w="9942" w:type="dxa"/>
          </w:tcPr>
          <w:p w14:paraId="560E3EF8" w14:textId="21D3B51D" w:rsidR="004230EC" w:rsidRPr="004230EC" w:rsidRDefault="004230EC" w:rsidP="004230EC">
            <w:pPr>
              <w:rPr>
                <w:lang w:val="en-US"/>
              </w:rPr>
            </w:pPr>
            <w:bookmarkStart w:id="62" w:name="fig-flowchart"/>
            <w:bookmarkEnd w:id="62"/>
            <w:r>
              <w:rPr>
                <w:noProof/>
                <w:lang w:val="en-US"/>
              </w:rPr>
              <w:lastRenderedPageBreak/>
              <w:drawing>
                <wp:inline distT="0" distB="0" distL="0" distR="0" wp14:anchorId="6DB50D0C" wp14:editId="3A58C070">
                  <wp:extent cx="5295900" cy="6105525"/>
                  <wp:effectExtent l="0" t="0" r="0" b="0"/>
                  <wp:docPr id="1393773201"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5900" cy="6105525"/>
                          </a:xfrm>
                          <a:prstGeom prst="rect">
                            <a:avLst/>
                          </a:prstGeom>
                          <a:noFill/>
                          <a:ln>
                            <a:noFill/>
                          </a:ln>
                        </pic:spPr>
                      </pic:pic>
                    </a:graphicData>
                  </a:graphic>
                </wp:inline>
              </w:drawing>
            </w:r>
          </w:p>
          <w:p w14:paraId="7B92A2F5" w14:textId="77777777" w:rsidR="004230EC" w:rsidRPr="004230EC" w:rsidRDefault="004230EC" w:rsidP="004230EC">
            <w:pPr>
              <w:rPr>
                <w:i/>
                <w:lang w:val="en-US"/>
              </w:rPr>
            </w:pPr>
            <w:r>
              <w:rPr>
                <w:i/>
                <w:lang w:val="en-US"/>
              </w:rPr>
              <w:t>Figure 1: Flowchart of the study population and attrition.</w:t>
            </w:r>
          </w:p>
        </w:tc>
      </w:tr>
    </w:tbl>
    <w:p w14:paraId="7FE77401" w14:textId="77777777" w:rsidR="004230EC" w:rsidRPr="004230EC" w:rsidRDefault="004230EC">
      <w:pPr>
        <w:pStyle w:val="Overskrift1"/>
        <w:rPr>
          <w:lang w:val="en-US"/>
        </w:rPr>
        <w:pPrChange w:id="63" w:author="Jonas Munk Jensen" w:date="2026-10-07T14:00:00Z">
          <w:pPr/>
        </w:pPrChange>
      </w:pPr>
      <w:bookmarkStart w:id="64" w:name="study-components"/>
      <w:bookmarkEnd w:id="64"/>
      <w:commentRangeStart w:id="65"/>
      <w:commentRangeStart w:id="66"/>
      <w:del w:id="67" w:author="Jonas Munk Jensen" w:date="2026-10-07T14:00:00Z">
        <w:r>
          <w:rPr>
            <w:lang w:val="en-US"/>
          </w:rPr>
          <w:delText>3. 3 Study Components</w:delText>
        </w:r>
      </w:del>
      <w:ins w:id="68" w:author="Jonas Munk Jensen" w:date="2026-10-07T14:00:00Z">
        <w:r>
          <w:rPr>
            <w:lang w:val="en-US"/>
          </w:rPr>
          <w:t>3 Aim and sub-questions</w:t>
        </w:r>
      </w:ins>
      <w:commentRangeEnd w:id="66"/>
      <w:r w:rsidRPr="004230EC">
        <w:rPr>
          <w:rStyle w:val="Kommentarhenvisning"/>
          <w:rFonts w:cstheme="majorBidi"/>
          <w:sz w:val="40"/>
          <w:szCs w:val="40"/>
          <w:lang w:val="en-US"/>
        </w:rPr>
        <w:commentReference w:id="66"/>
      </w:r>
      <w:commentRangeEnd w:id="65"/>
      <w:r w:rsidRPr="004230EC">
        <w:rPr>
          <w:rStyle w:val="Kommentarhenvisning"/>
          <w:rFonts w:cstheme="majorBidi"/>
          <w:sz w:val="40"/>
          <w:szCs w:val="40"/>
          <w:lang w:val="en-US"/>
        </w:rPr>
        <w:commentReference w:id="65"/>
      </w:r>
    </w:p>
    <w:p w14:paraId="6D5A48FD" w14:textId="77777777" w:rsidR="004230EC" w:rsidRPr="004230EC" w:rsidRDefault="004230EC" w:rsidP="004230EC">
      <w:pPr>
        <w:rPr>
          <w:del w:id="69" w:author="Jonas Munk Jensen" w:date="2026-10-07T14:00:00Z"/>
          <w:lang w:val="en-US"/>
        </w:rPr>
      </w:pPr>
      <w:commentRangeStart w:id="70"/>
      <w:del w:id="71" w:author="Jonas Munk Jensen" w:date="2026-10-07T14:00:00Z">
        <w:r>
          <w:rPr>
            <w:lang w:val="en-US"/>
          </w:rPr>
          <w:delText>All four components below are based on a cross-sectional design, linking survey and register-based data collected at a single time point.</w:delText>
        </w:r>
      </w:del>
      <w:commentRangeEnd w:id="70"/>
      <w:r w:rsidRPr="004230EC">
        <w:rPr>
          <w:rStyle w:val="Kommentarhenvisning"/>
          <w:rFonts w:cstheme="minorBidi"/>
          <w:sz w:val="22"/>
          <w:szCs w:val="22"/>
          <w:lang w:val="en-US"/>
        </w:rPr>
        <w:commentReference w:id="70"/>
      </w:r>
    </w:p>
    <w:p w14:paraId="3BAF1137" w14:textId="77777777" w:rsidR="004230EC" w:rsidRPr="004230EC" w:rsidRDefault="004230EC" w:rsidP="004230EC">
      <w:pPr>
        <w:rPr>
          <w:lang w:val="en-US"/>
        </w:rPr>
      </w:pPr>
      <w:del w:id="72" w:author="Jonas Munk Jensen" w:date="2026-10-07T14:00:00Z">
        <w:r>
          <w:rPr>
            <w:lang w:val="en-US"/>
          </w:rPr>
          <w:delText xml:space="preserve">The study consists of four </w:delText>
        </w:r>
        <w:commentRangeStart w:id="73"/>
        <w:r>
          <w:rPr>
            <w:lang w:val="en-US"/>
          </w:rPr>
          <w:delText>complementary components</w:delText>
        </w:r>
      </w:del>
      <w:commentRangeEnd w:id="73"/>
      <w:r>
        <w:rPr>
          <w:rStyle w:val="Kommentarhenvisning"/>
          <w:rFonts w:cstheme="minorBidi"/>
          <w:sz w:val="22"/>
          <w:szCs w:val="22"/>
          <w:lang w:val="en-US"/>
        </w:rPr>
        <w:commentReference w:id="73"/>
      </w:r>
      <w:del w:id="74" w:author="Jonas Munk Jensen" w:date="2026-10-07T14:00:00Z">
        <w:r>
          <w:rPr>
            <w:lang w:val="en-US"/>
          </w:rPr>
          <w:delText xml:space="preserve">: </w:delText>
        </w:r>
      </w:del>
      <w:commentRangeStart w:id="75"/>
      <w:ins w:id="76" w:author="Jonas Munk Jensen" w:date="2026-10-07T14:00:00Z">
        <w:r>
          <w:rPr>
            <w:lang w:val="en-US"/>
          </w:rPr>
          <w:t xml:space="preserve">The overall aim of the study is to examine the offer and uptake of municipal health services among people with T2D, and whether these services reach those with the greatest need for support. This aim is addressed through four sub-questions, each described in the following sections: (1) What proportion of people with T2D are offered and take up municipal health services, and what proportion report an unmet need (§3.1)? (2) How </w:t>
        </w:r>
        <w:r>
          <w:rPr>
            <w:lang w:val="en-US"/>
          </w:rPr>
          <w:lastRenderedPageBreak/>
          <w:t>representative are the study samples of the regional T2D population (§3.2)? (3) Which characteristics are associated with being offered, having an unmet need for, and taking up municipal health services (§3.3)? (4) How does the predicted probability of being offered municipal health services vary across illustrative patient profiles (§3.4)?</w:t>
        </w:r>
      </w:ins>
      <w:commentRangeEnd w:id="75"/>
      <w:r w:rsidRPr="004230EC">
        <w:rPr>
          <w:rStyle w:val="Kommentarhenvisning"/>
          <w:rFonts w:cstheme="minorBidi"/>
          <w:sz w:val="22"/>
          <w:szCs w:val="22"/>
          <w:lang w:val="en-US"/>
        </w:rPr>
        <w:commentReference w:id="75"/>
      </w:r>
    </w:p>
    <w:p w14:paraId="463435D5" w14:textId="5D8F8F3A" w:rsidR="004230EC" w:rsidRPr="004230EC" w:rsidRDefault="004230EC" w:rsidP="004230EC">
      <w:pPr>
        <w:numPr>
          <w:ilvl w:val="0"/>
          <w:numId w:val="1"/>
        </w:numPr>
        <w:rPr>
          <w:del w:id="77" w:author="Jonas Munk Jensen" w:date="2026-10-07T14:00:00Z"/>
          <w:lang w:val="en-US"/>
        </w:rPr>
      </w:pPr>
      <w:del w:id="78" w:author="Jonas Munk Jensen" w:date="2026-10-07T12:00:00Z">
        <w:r>
          <w:rPr>
            <w:b/>
            <w:bCs/>
            <w:lang w:val="en-US"/>
          </w:rPr>
          <w:delText>Mapping of municipal health service utilization.</w:delText>
        </w:r>
      </w:del>
      <w:del w:id="79" w:author="Jonas Munk Jensen" w:date="2026-10-07T14:00:00Z">
        <w:r>
          <w:rPr>
            <w:lang w:val="en-US"/>
          </w:rPr>
          <w:delText xml:space="preserve"> This component estimates the proportion of individuals with T2D </w:delText>
        </w:r>
      </w:del>
      <w:del w:id="80" w:author="Jonas Munk Jensen" w:date="2026-10-07T12:00:00Z">
        <w:r>
          <w:rPr>
            <w:lang w:val="en-US"/>
          </w:rPr>
          <w:delText>who report having received each of the five municipal health services</w:delText>
        </w:r>
      </w:del>
      <w:del w:id="81" w:author="Jonas Munk Jensen" w:date="2026-10-07T14:00:00Z">
        <w:r>
          <w:rPr>
            <w:lang w:val="en-US"/>
          </w:rPr>
          <w:delText>, both in the observed analysis sample (</w:delText>
        </w:r>
      </w:del>
      <m:oMath>
        <m:r>
          <w:del w:id="82" w:author="Jonas Munk Jensen" w:date="2026-10-07T14:00:00Z">
            <w:rPr>
              <w:rFonts w:ascii="Cambria Math" w:hAnsi="Cambria Math"/>
              <w:lang w:val="en-US"/>
            </w:rPr>
            <m:t>n</m:t>
          </w:del>
        </m:r>
        <m:r>
          <w:del w:id="83" w:author="Jonas Munk Jensen" w:date="2026-10-07T14:00:00Z">
            <m:rPr>
              <m:sty m:val="p"/>
            </m:rPr>
            <w:rPr>
              <w:rFonts w:ascii="Cambria Math" w:hAnsi="Cambria Math"/>
              <w:lang w:val="en-US"/>
            </w:rPr>
            <m:t>=</m:t>
          </w:del>
        </m:r>
        <m:r>
          <w:del w:id="84" w:author="Jonas Munk Jensen" w:date="2026-10-07T14:00:00Z">
            <w:rPr>
              <w:rFonts w:ascii="Cambria Math" w:hAnsi="Cambria Math"/>
              <w:lang w:val="en-US"/>
            </w:rPr>
            <m:t>4</m:t>
          </w:del>
        </m:r>
        <m:r>
          <w:del w:id="85" w:author="Jonas Munk Jensen" w:date="2026-10-07T14:00:00Z">
            <m:rPr>
              <m:sty m:val="p"/>
            </m:rPr>
            <w:rPr>
              <w:rFonts w:ascii="Cambria Math" w:hAnsi="Cambria Math"/>
              <w:lang w:val="en-US"/>
            </w:rPr>
            <m:t>,</m:t>
          </w:del>
        </m:r>
        <m:r>
          <w:del w:id="86" w:author="Jonas Munk Jensen" w:date="2026-10-07T14:00:00Z">
            <w:rPr>
              <w:rFonts w:ascii="Cambria Math" w:hAnsi="Cambria Math"/>
              <w:lang w:val="en-US"/>
            </w:rPr>
            <m:t>704</m:t>
          </w:del>
        </m:r>
      </m:oMath>
      <w:del w:id="87" w:author="Jonas Munk Jensen" w:date="2026-10-07T14:00:00Z">
        <w:r>
          <w:rPr>
            <w:lang w:val="en-US"/>
          </w:rPr>
          <w:delText xml:space="preserve">) and in a </w:delText>
        </w:r>
        <w:r>
          <w:rPr>
            <w:i/>
            <w:iCs/>
            <w:lang w:val="en-US"/>
          </w:rPr>
          <w:delText>response-weighted analysis sample</w:delText>
        </w:r>
        <w:r>
          <w:rPr>
            <w:lang w:val="en-US"/>
          </w:rPr>
          <w:delText>, in which respondents are reweighted to represent the full group of individuals with T2D who consented to receive the supplementary questionnaire (</w:delText>
        </w:r>
      </w:del>
      <m:oMath>
        <m:r>
          <w:del w:id="88" w:author="Jonas Munk Jensen" w:date="2026-10-07T14:00:00Z">
            <w:rPr>
              <w:rFonts w:ascii="Cambria Math" w:hAnsi="Cambria Math"/>
              <w:lang w:val="en-US"/>
            </w:rPr>
            <m:t>n</m:t>
          </w:del>
        </m:r>
        <m:r>
          <w:del w:id="89" w:author="Jonas Munk Jensen" w:date="2026-10-07T14:00:00Z">
            <m:rPr>
              <m:sty m:val="p"/>
            </m:rPr>
            <w:rPr>
              <w:rFonts w:ascii="Cambria Math" w:hAnsi="Cambria Math"/>
              <w:lang w:val="en-US"/>
            </w:rPr>
            <m:t>=</m:t>
          </w:del>
        </m:r>
        <m:r>
          <w:del w:id="90" w:author="Jonas Munk Jensen" w:date="2026-10-07T14:00:00Z">
            <w:rPr>
              <w:rFonts w:ascii="Cambria Math" w:hAnsi="Cambria Math"/>
              <w:lang w:val="en-US"/>
            </w:rPr>
            <m:t>13</m:t>
          </w:del>
        </m:r>
        <m:r>
          <w:del w:id="91" w:author="Jonas Munk Jensen" w:date="2026-10-07T14:00:00Z">
            <m:rPr>
              <m:sty m:val="p"/>
            </m:rPr>
            <w:rPr>
              <w:rFonts w:ascii="Cambria Math" w:hAnsi="Cambria Math"/>
              <w:lang w:val="en-US"/>
            </w:rPr>
            <m:t>,</m:t>
          </w:del>
        </m:r>
        <m:r>
          <w:del w:id="92" w:author="Jonas Munk Jensen" w:date="2026-10-07T14:00:00Z">
            <w:rPr>
              <w:rFonts w:ascii="Cambria Math" w:hAnsi="Cambria Math"/>
              <w:lang w:val="en-US"/>
            </w:rPr>
            <m:t>328</m:t>
          </w:del>
        </m:r>
      </m:oMath>
      <w:del w:id="93" w:author="Jonas Munk Jensen" w:date="2026-10-07T14:00:00Z">
        <w:r>
          <w:rPr>
            <w:lang w:val="en-US"/>
          </w:rPr>
          <w:delText xml:space="preserve">). </w:delText>
        </w:r>
      </w:del>
    </w:p>
    <w:p w14:paraId="5C0217D3" w14:textId="771FA00A" w:rsidR="004230EC" w:rsidRPr="004230EC" w:rsidRDefault="004230EC" w:rsidP="004230EC">
      <w:pPr>
        <w:numPr>
          <w:ilvl w:val="0"/>
          <w:numId w:val="1"/>
        </w:numPr>
        <w:rPr>
          <w:del w:id="94" w:author="Jonas Munk Jensen" w:date="2026-10-07T14:00:00Z"/>
          <w:lang w:val="en-US"/>
        </w:rPr>
      </w:pPr>
      <w:del w:id="95" w:author="Jonas Munk Jensen" w:date="2026-10-07T14:00:00Z">
        <w:r>
          <w:rPr>
            <w:b/>
            <w:bCs/>
            <w:lang w:val="en-US"/>
          </w:rPr>
          <w:delText>Attrition analysis.</w:delText>
        </w:r>
        <w:r>
          <w:rPr>
            <w:lang w:val="en-US"/>
          </w:rPr>
          <w:delText xml:space="preserve"> This component compares the observed analysis sample and the response-weighted analysis sample with the broader HICD population of individuals with T2D (</w:delText>
        </w:r>
      </w:del>
      <m:oMath>
        <m:r>
          <w:del w:id="96" w:author="Jonas Munk Jensen" w:date="2026-10-07T14:00:00Z">
            <w:rPr>
              <w:rFonts w:ascii="Cambria Math" w:hAnsi="Cambria Math"/>
              <w:lang w:val="en-US"/>
            </w:rPr>
            <m:t>n</m:t>
          </w:del>
        </m:r>
        <m:r>
          <w:del w:id="97" w:author="Jonas Munk Jensen" w:date="2026-10-07T14:00:00Z">
            <m:rPr>
              <m:sty m:val="p"/>
            </m:rPr>
            <w:rPr>
              <w:rFonts w:ascii="Cambria Math" w:hAnsi="Cambria Math"/>
              <w:lang w:val="en-US"/>
            </w:rPr>
            <m:t>=</m:t>
          </w:del>
        </m:r>
        <m:r>
          <w:del w:id="98" w:author="Jonas Munk Jensen" w:date="2026-10-07T14:00:00Z">
            <w:rPr>
              <w:rFonts w:ascii="Cambria Math" w:hAnsi="Cambria Math"/>
              <w:lang w:val="en-US"/>
            </w:rPr>
            <m:t>72</m:t>
          </w:del>
        </m:r>
        <m:r>
          <w:del w:id="99" w:author="Jonas Munk Jensen" w:date="2026-10-07T14:00:00Z">
            <m:rPr>
              <m:sty m:val="p"/>
            </m:rPr>
            <w:rPr>
              <w:rFonts w:ascii="Cambria Math" w:hAnsi="Cambria Math"/>
              <w:lang w:val="en-US"/>
            </w:rPr>
            <m:t>,</m:t>
          </w:del>
        </m:r>
        <m:r>
          <w:del w:id="100" w:author="Jonas Munk Jensen" w:date="2026-10-07T14:00:00Z">
            <w:rPr>
              <w:rFonts w:ascii="Cambria Math" w:hAnsi="Cambria Math"/>
              <w:lang w:val="en-US"/>
            </w:rPr>
            <m:t>343</m:t>
          </w:del>
        </m:r>
      </m:oMath>
      <w:del w:id="101" w:author="Jonas Munk Jensen" w:date="2026-10-07T14:00:00Z">
        <w:r>
          <w:rPr>
            <w:lang w:val="en-US"/>
          </w:rPr>
          <w:delText>), using demographic, socioeconomic, and clinical register data available for the full cohort. This component tests how far the estimates from Component 1 can be generalized to the full regional T2D population.</w:delText>
        </w:r>
      </w:del>
    </w:p>
    <w:p w14:paraId="5758E59F" w14:textId="77777777" w:rsidR="004230EC" w:rsidRPr="004230EC" w:rsidRDefault="004230EC" w:rsidP="004230EC">
      <w:pPr>
        <w:numPr>
          <w:ilvl w:val="0"/>
          <w:numId w:val="1"/>
        </w:numPr>
        <w:rPr>
          <w:del w:id="102" w:author="Jonas Munk Jensen" w:date="2026-10-07T14:00:00Z"/>
          <w:lang w:val="en-US"/>
        </w:rPr>
      </w:pPr>
      <w:del w:id="103" w:author="Jonas Munk Jensen" w:date="2026-10-07T12:00:00Z">
        <w:r>
          <w:rPr>
            <w:b/>
            <w:bCs/>
            <w:lang w:val="en-US"/>
          </w:rPr>
          <w:delText>Comparison of users and non-users of municipal health services.</w:delText>
        </w:r>
      </w:del>
      <w:del w:id="104" w:author="Jonas Munk Jensen" w:date="2026-10-07T14:00:00Z">
        <w:r>
          <w:rPr>
            <w:lang w:val="en-US"/>
          </w:rPr>
          <w:delText xml:space="preserve"> This component </w:delText>
        </w:r>
      </w:del>
      <w:del w:id="105" w:author="Jonas Munk Jensen" w:date="2026-10-07T12:00:00Z">
        <w:r>
          <w:rPr>
            <w:lang w:val="en-US"/>
          </w:rPr>
          <w:delText>examines factors associated with utilization of each municipal health service, treated separately as five binary outcomes.</w:delText>
        </w:r>
      </w:del>
      <w:del w:id="106" w:author="Jonas Munk Jensen" w:date="2026-10-07T14:00:00Z">
        <w:r>
          <w:rPr>
            <w:lang w:val="en-US"/>
          </w:rPr>
          <w:delText xml:space="preserve"> Logistic regression models will estimate associations between each outcome and psychosocial, behavioral, socioeconomic, and clinical characteristics, using both the observed and response-weighted analysis samples. This component addresses whether access to municipal health services is equitable.</w:delText>
        </w:r>
      </w:del>
    </w:p>
    <w:p w14:paraId="086DFB27" w14:textId="77777777" w:rsidR="004230EC" w:rsidRPr="004230EC" w:rsidRDefault="004230EC" w:rsidP="004230EC">
      <w:pPr>
        <w:numPr>
          <w:ilvl w:val="0"/>
          <w:numId w:val="1"/>
        </w:numPr>
        <w:rPr>
          <w:del w:id="107" w:author="Jonas Munk Jensen" w:date="2026-10-07T14:00:00Z"/>
          <w:lang w:val="en-US"/>
        </w:rPr>
      </w:pPr>
      <w:del w:id="108" w:author="Jonas Munk Jensen" w:date="2026-10-07T14:00:00Z">
        <w:r>
          <w:rPr>
            <w:b/>
            <w:bCs/>
            <w:lang w:val="en-US"/>
          </w:rPr>
          <w:delText>Illustrative patient profiles.</w:delText>
        </w:r>
        <w:r>
          <w:rPr>
            <w:lang w:val="en-US"/>
          </w:rPr>
          <w:delText xml:space="preserve"> Based on the models from Component 3, </w:delText>
        </w:r>
      </w:del>
      <w:del w:id="109" w:author="Jonas Munk Jensen" w:date="2026-10-07T12:00:00Z">
        <w:r>
          <w:rPr>
            <w:lang w:val="en-US"/>
          </w:rPr>
          <w:delText>predicted probabilities of municipal health service utilization</w:delText>
        </w:r>
      </w:del>
      <w:del w:id="110" w:author="Jonas Munk Jensen" w:date="2026-10-07T14:00:00Z">
        <w:r>
          <w:rPr>
            <w:lang w:val="en-US"/>
          </w:rPr>
          <w:delText xml:space="preserve"> will be estimated for a range of hypothetical patient profiles, constructed from the characteristics found to be </w:delText>
        </w:r>
      </w:del>
      <w:del w:id="111" w:author="Jonas Munk Jensen" w:date="2026-10-07T12:00:00Z">
        <w:r>
          <w:rPr>
            <w:lang w:val="en-US"/>
          </w:rPr>
          <w:delText>most strongly associated with utilization</w:delText>
        </w:r>
      </w:del>
      <w:del w:id="112" w:author="Jonas Munk Jensen" w:date="2026-10-07T14:00:00Z">
        <w:r>
          <w:rPr>
            <w:lang w:val="en-US"/>
          </w:rPr>
          <w:delText>. The personas are intended to translate the statistical findings into concrete, relatable examples.</w:delText>
        </w:r>
      </w:del>
    </w:p>
    <w:p w14:paraId="7E48BA57" w14:textId="77777777" w:rsidR="004230EC" w:rsidRPr="004230EC" w:rsidRDefault="004230EC">
      <w:pPr>
        <w:pStyle w:val="Overskrift2"/>
        <w:rPr>
          <w:lang w:val="en-US"/>
        </w:rPr>
        <w:pPrChange w:id="113" w:author="Jonas Munk Jensen" w:date="2026-10-07T14:00:00Z">
          <w:pPr/>
        </w:pPrChange>
      </w:pPr>
      <w:bookmarkStart w:id="114" w:name="Xcf301201f9506e558dbd59051b5191f8a88f604"/>
      <w:del w:id="115" w:author="Jonas Munk Jensen" w:date="2026-10-07T14:00:00Z">
        <w:r>
          <w:rPr>
            <w:lang w:val="en-US"/>
          </w:rPr>
          <w:delText xml:space="preserve">3.1 3.1 </w:delText>
        </w:r>
      </w:del>
      <w:ins w:id="116" w:author="Jonas Munk Jensen" w:date="2026-10-07T14:00:00Z">
        <w:r>
          <w:rPr>
            <w:lang w:val="en-US"/>
          </w:rPr>
          <w:t xml:space="preserve">3.1 Sub-question 1: </w:t>
        </w:r>
      </w:ins>
      <w:commentRangeStart w:id="117"/>
      <w:commentRangeStart w:id="118"/>
      <w:del w:id="119" w:author="Jonas Munk Jensen" w:date="2026-10-07T12:00:00Z">
        <w:r>
          <w:rPr>
            <w:lang w:val="en-US"/>
          </w:rPr>
          <w:delText>Mapping of municipal health service utilization</w:delText>
        </w:r>
      </w:del>
      <w:ins w:id="120" w:author="Jonas Munk Jensen" w:date="2026-10-07T12:00:00Z">
        <w:r>
          <w:rPr>
            <w:lang w:val="en-US"/>
          </w:rPr>
          <w:t>Mapping of offer and uptake of municipal health services</w:t>
        </w:r>
      </w:ins>
      <w:commentRangeEnd w:id="118"/>
      <w:r w:rsidRPr="004230EC">
        <w:rPr>
          <w:rStyle w:val="Kommentarhenvisning"/>
          <w:rFonts w:cstheme="majorBidi"/>
          <w:sz w:val="32"/>
          <w:szCs w:val="32"/>
          <w:lang w:val="en-US"/>
        </w:rPr>
        <w:commentReference w:id="118"/>
      </w:r>
      <w:commentRangeEnd w:id="117"/>
      <w:r w:rsidRPr="004230EC">
        <w:rPr>
          <w:rStyle w:val="Kommentarhenvisning"/>
          <w:rFonts w:cstheme="majorBidi"/>
          <w:sz w:val="32"/>
          <w:szCs w:val="32"/>
          <w:lang w:val="en-US"/>
        </w:rPr>
        <w:commentReference w:id="117"/>
      </w:r>
    </w:p>
    <w:p w14:paraId="47219E21" w14:textId="77777777" w:rsidR="004230EC" w:rsidRPr="004230EC" w:rsidRDefault="004230EC">
      <w:pPr>
        <w:pStyle w:val="Overskrift3"/>
        <w:rPr>
          <w:lang w:val="en-US"/>
        </w:rPr>
        <w:pPrChange w:id="121" w:author="Jonas Munk Jensen" w:date="2026-10-07T14:00:00Z">
          <w:pPr/>
        </w:pPrChange>
      </w:pPr>
      <w:bookmarkStart w:id="122" w:name="objective"/>
      <w:del w:id="123" w:author="Jonas Munk Jensen" w:date="2026-10-07T14:00:00Z">
        <w:r>
          <w:rPr>
            <w:lang w:val="en-US"/>
          </w:rPr>
          <w:delText xml:space="preserve">3.1.1 </w:delText>
        </w:r>
      </w:del>
      <w:r>
        <w:rPr>
          <w:lang w:val="en-US"/>
        </w:rPr>
        <w:t>Objective</w:t>
      </w:r>
    </w:p>
    <w:p w14:paraId="6FBC4202" w14:textId="77777777" w:rsidR="004230EC" w:rsidRPr="004230EC" w:rsidRDefault="004230EC" w:rsidP="004230EC">
      <w:pPr>
        <w:rPr>
          <w:lang w:val="en-US"/>
        </w:rPr>
      </w:pPr>
      <w:commentRangeStart w:id="124"/>
      <w:r>
        <w:rPr>
          <w:lang w:val="en-US"/>
        </w:rPr>
        <w:t xml:space="preserve">To quantify the proportion of individuals with T2D </w:t>
      </w:r>
      <w:commentRangeStart w:id="125"/>
      <w:del w:id="126" w:author="Jonas Munk Jensen" w:date="2026-10-07T12:00:00Z">
        <w:r>
          <w:rPr>
            <w:lang w:val="en-US"/>
          </w:rPr>
          <w:delText>who have been in contact with municipal health services,</w:delText>
        </w:r>
      </w:del>
      <w:ins w:id="127" w:author="Jonas Munk Jensen" w:date="2026-10-07T12:00:00Z">
        <w:r>
          <w:rPr>
            <w:lang w:val="en-US"/>
          </w:rPr>
          <w:t>who have been offered, and who have accepted, municipal health services, and the proportions reporting self-initiated contact or unmet need,</w:t>
        </w:r>
      </w:ins>
      <w:commentRangeEnd w:id="125"/>
      <w:r>
        <w:rPr>
          <w:rStyle w:val="Kommentarhenvisning"/>
          <w:rFonts w:cstheme="minorBidi"/>
          <w:sz w:val="22"/>
          <w:szCs w:val="22"/>
          <w:lang w:val="en-US"/>
        </w:rPr>
        <w:commentReference w:id="125"/>
      </w:r>
      <w:r>
        <w:rPr>
          <w:lang w:val="en-US"/>
        </w:rPr>
        <w:t xml:space="preserve"> based on data from the supplementary HICD survey conducted in autumn 2024.</w:t>
      </w:r>
      <w:commentRangeEnd w:id="124"/>
      <w:r w:rsidRPr="004230EC">
        <w:rPr>
          <w:rStyle w:val="Kommentarhenvisning"/>
          <w:rFonts w:cstheme="minorBidi"/>
          <w:sz w:val="22"/>
          <w:szCs w:val="22"/>
          <w:lang w:val="en-US"/>
        </w:rPr>
        <w:commentReference w:id="124"/>
      </w:r>
    </w:p>
    <w:p w14:paraId="243D47C1" w14:textId="77777777" w:rsidR="004230EC" w:rsidRPr="004230EC" w:rsidRDefault="004230EC">
      <w:pPr>
        <w:pStyle w:val="Overskrift3"/>
        <w:rPr>
          <w:lang w:val="en-US"/>
        </w:rPr>
        <w:pPrChange w:id="128" w:author="Jonas Munk Jensen" w:date="2026-10-07T14:00:00Z">
          <w:pPr/>
        </w:pPrChange>
      </w:pPr>
      <w:bookmarkStart w:id="129" w:name="a-priori-hypothesis"/>
      <w:bookmarkEnd w:id="122"/>
      <w:bookmarkEnd w:id="129"/>
      <w:del w:id="130" w:author="Jonas Munk Jensen" w:date="2026-10-07T14:00:00Z">
        <w:r>
          <w:rPr>
            <w:lang w:val="en-US"/>
          </w:rPr>
          <w:delText xml:space="preserve">3.1.2 </w:delText>
        </w:r>
      </w:del>
      <w:r>
        <w:rPr>
          <w:lang w:val="en-US"/>
        </w:rPr>
        <w:t>A priori hypothesis</w:t>
      </w:r>
    </w:p>
    <w:p w14:paraId="5DF688DC" w14:textId="77777777" w:rsidR="004230EC" w:rsidRPr="004230EC" w:rsidRDefault="004230EC" w:rsidP="004230EC">
      <w:pPr>
        <w:rPr>
          <w:lang w:val="en-US"/>
        </w:rPr>
      </w:pPr>
      <w:r>
        <w:rPr>
          <w:lang w:val="en-US"/>
        </w:rPr>
        <w:t xml:space="preserve">We hypothesize that the proportion of participants </w:t>
      </w:r>
      <w:del w:id="131" w:author="Jonas Munk Jensen" w:date="2026-10-07T12:00:00Z">
        <w:r>
          <w:rPr>
            <w:lang w:val="en-US"/>
          </w:rPr>
          <w:delText>reporting contact with municipal health services</w:delText>
        </w:r>
      </w:del>
      <w:ins w:id="132" w:author="Jonas Munk Jensen" w:date="2026-10-07T12:00:00Z">
        <w:r>
          <w:rPr>
            <w:lang w:val="en-US"/>
          </w:rPr>
          <w:t>reporting having been offered municipal health services</w:t>
        </w:r>
      </w:ins>
      <w:r>
        <w:rPr>
          <w:lang w:val="en-US"/>
        </w:rPr>
        <w:t xml:space="preserve"> will be comparable to previous survey findings, where approximately 20% reported having been referred to municipal services and a similar proportion indicated unmet needs (Diabetesforeningen, 2023). Furthermore, we hypothesize that the majority of respondents will report no perceived need for municipal health services.</w:t>
      </w:r>
    </w:p>
    <w:p w14:paraId="55ED4047" w14:textId="77777777" w:rsidR="004230EC" w:rsidRPr="004230EC" w:rsidRDefault="004230EC">
      <w:pPr>
        <w:pStyle w:val="Overskrift3"/>
        <w:rPr>
          <w:lang w:val="en-US"/>
        </w:rPr>
        <w:pPrChange w:id="133" w:author="Jonas Munk Jensen" w:date="2026-10-07T14:00:00Z">
          <w:pPr/>
        </w:pPrChange>
      </w:pPr>
      <w:bookmarkStart w:id="134" w:name="study-population"/>
      <w:bookmarkEnd w:id="134"/>
      <w:del w:id="135" w:author="Jonas Munk Jensen" w:date="2026-10-07T14:00:00Z">
        <w:r>
          <w:rPr>
            <w:lang w:val="en-US"/>
          </w:rPr>
          <w:delText xml:space="preserve">3.1.3 </w:delText>
        </w:r>
      </w:del>
      <w:r>
        <w:rPr>
          <w:lang w:val="en-US"/>
        </w:rPr>
        <w:t>Study population</w:t>
      </w:r>
    </w:p>
    <w:p w14:paraId="09C7D444" w14:textId="72025E80" w:rsidR="004230EC" w:rsidRPr="004230EC" w:rsidRDefault="004230EC" w:rsidP="004230EC">
      <w:pPr>
        <w:rPr>
          <w:del w:id="136" w:author="Jonas Munk Jensen" w:date="2026-10-07T16:00:00Z"/>
          <w:lang w:val="en-US"/>
        </w:rPr>
      </w:pPr>
      <w:r>
        <w:rPr>
          <w:lang w:val="en-US"/>
        </w:rPr>
        <w:t xml:space="preserve">The </w:t>
      </w:r>
      <w:commentRangeStart w:id="137"/>
      <w:r>
        <w:rPr>
          <w:lang w:val="en-US"/>
        </w:rPr>
        <w:t xml:space="preserve">observed analysis sample </w:t>
      </w:r>
      <w:commentRangeEnd w:id="137"/>
      <w:r>
        <w:rPr>
          <w:rStyle w:val="Kommentarhenvisning"/>
          <w:rFonts w:cstheme="minorBidi"/>
          <w:sz w:val="22"/>
          <w:szCs w:val="22"/>
          <w:lang w:val="en-US"/>
        </w:rPr>
        <w:commentReference w:id="137"/>
      </w:r>
      <w:r>
        <w:rPr>
          <w:lang w:val="en-US"/>
        </w:rPr>
        <w:t>comprises adults aged 18–75 years with T2D who completed the supplementary HICD questionnaire in 2024 (</w:t>
      </w:r>
      <m:oMath>
        <m:r>
          <w:rPr>
            <w:rFonts w:ascii="Cambria Math" w:hAnsi="Cambria Math"/>
            <w:lang w:val="en-US"/>
          </w:rPr>
          <m:t>n</m:t>
        </m:r>
        <m:r>
          <m:rPr>
            <m:sty m:val="p"/>
          </m:rPr>
          <w:rPr>
            <w:rFonts w:ascii="Cambria Math" w:hAnsi="Cambria Math"/>
            <w:lang w:val="en-US"/>
          </w:rPr>
          <m:t>=</m:t>
        </m:r>
        <m:r>
          <w:rPr>
            <w:rFonts w:ascii="Cambria Math" w:hAnsi="Cambria Math"/>
            <w:lang w:val="en-US"/>
          </w:rPr>
          <m:t>4</m:t>
        </m:r>
        <m:r>
          <m:rPr>
            <m:sty m:val="p"/>
          </m:rPr>
          <w:rPr>
            <w:rFonts w:ascii="Cambria Math" w:hAnsi="Cambria Math"/>
            <w:lang w:val="en-US"/>
          </w:rPr>
          <m:t>,</m:t>
        </m:r>
        <m:r>
          <w:rPr>
            <w:rFonts w:ascii="Cambria Math" w:hAnsi="Cambria Math"/>
            <w:lang w:val="en-US"/>
          </w:rPr>
          <m:t>704</m:t>
        </m:r>
      </m:oMath>
      <w:r>
        <w:rPr>
          <w:lang w:val="en-US"/>
        </w:rPr>
        <w:t>).</w:t>
      </w:r>
    </w:p>
    <w:p w14:paraId="5226DA77" w14:textId="2CD6E8FE" w:rsidR="004230EC" w:rsidRPr="004230EC" w:rsidRDefault="004230EC" w:rsidP="004230EC">
      <w:pPr>
        <w:rPr>
          <w:lang w:val="en-US"/>
        </w:rPr>
      </w:pPr>
      <w:commentRangeStart w:id="138"/>
      <w:del w:id="139" w:author="Jonas Munk Jensen" w:date="2026-10-07T16:00:00Z">
        <w:r>
          <w:rPr>
            <w:lang w:val="en-US"/>
          </w:rPr>
          <w:delText>By contrast, the response-weighted analysis sample is intended to represent</w:delText>
        </w:r>
      </w:del>
      <w:ins w:id="140" w:author="Jonas Munk Jensen" w:date="2026-10-07T16:00:00Z">
        <w:r>
          <w:rPr>
            <w:lang w:val="en-US"/>
          </w:rPr>
          <w:t xml:space="preserve"> The response-weighted analysis sample reweights these respondents to represent</w:t>
        </w:r>
      </w:ins>
      <w:r>
        <w:rPr>
          <w:lang w:val="en-US"/>
        </w:rPr>
        <w:t xml:space="preserve"> the</w:t>
      </w:r>
      <w:del w:id="141" w:author="Jonas Munk Jensen" w:date="2026-10-09T12:43:00Z" w16du:dateUtc="2026-10-09T10:43:00Z">
        <w:r w:rsidDel="00C052C7">
          <w:rPr>
            <w:lang w:val="en-US"/>
          </w:rPr>
          <w:delText xml:space="preserve"> full</w:delText>
        </w:r>
      </w:del>
      <w:r>
        <w:rPr>
          <w:lang w:val="en-US"/>
        </w:rPr>
        <w:t xml:space="preserve"> population of individuals who consented to receive the supplementary questionnaire (</w:t>
      </w:r>
      <m:oMath>
        <m:r>
          <w:rPr>
            <w:rFonts w:ascii="Cambria Math" w:hAnsi="Cambria Math"/>
            <w:lang w:val="en-US"/>
          </w:rPr>
          <m:t>n</m:t>
        </m:r>
        <m:r>
          <m:rPr>
            <m:sty m:val="p"/>
          </m:rPr>
          <w:rPr>
            <w:rFonts w:ascii="Cambria Math" w:hAnsi="Cambria Math"/>
            <w:lang w:val="en-US"/>
          </w:rPr>
          <m:t>=</m:t>
        </m:r>
        <m:r>
          <w:rPr>
            <w:rFonts w:ascii="Cambria Math" w:hAnsi="Cambria Math"/>
            <w:lang w:val="en-US"/>
          </w:rPr>
          <m:t>13</m:t>
        </m:r>
        <m:r>
          <m:rPr>
            <m:sty m:val="p"/>
          </m:rPr>
          <w:rPr>
            <w:rFonts w:ascii="Cambria Math" w:hAnsi="Cambria Math"/>
            <w:lang w:val="en-US"/>
          </w:rPr>
          <m:t>,</m:t>
        </m:r>
        <m:r>
          <w:rPr>
            <w:rFonts w:ascii="Cambria Math" w:hAnsi="Cambria Math"/>
            <w:lang w:val="en-US"/>
          </w:rPr>
          <m:t>328</m:t>
        </m:r>
      </m:oMath>
      <w:del w:id="142" w:author="Jonas Munk Jensen" w:date="2026-10-07T16:00:00Z">
        <w:r>
          <w:rPr>
            <w:lang w:val="en-US"/>
          </w:rPr>
          <w:delText xml:space="preserve">). It does this by introduction of weights defined as the inverse probability of individuals completing and returning the filled-in questionnaire. </w:delText>
        </w:r>
      </w:del>
      <w:ins w:id="143" w:author="Jonas Munk Jensen" w:date="2026-10-07T16:00:00Z">
        <w:r>
          <w:rPr>
            <w:lang w:val="en-US"/>
          </w:rPr>
          <w:t>)</w:t>
        </w:r>
      </w:ins>
      <w:commentRangeEnd w:id="138"/>
      <w:del w:id="144" w:author="Jonas Munk Jensen" w:date="2026-10-09T12:44:00Z" w16du:dateUtc="2026-10-09T10:44:00Z">
        <w:r w:rsidDel="00C052C7">
          <w:rPr>
            <w:rStyle w:val="Kommentarhenvisning"/>
            <w:rFonts w:cstheme="minorBidi"/>
            <w:sz w:val="22"/>
            <w:szCs w:val="22"/>
            <w:lang w:val="en-US"/>
          </w:rPr>
          <w:commentReference w:id="138"/>
        </w:r>
      </w:del>
      <w:ins w:id="145" w:author="Jonas Munk Jensen" w:date="2026-10-09T12:44:00Z" w16du:dateUtc="2026-10-09T10:44:00Z">
        <w:r w:rsidR="00C052C7">
          <w:rPr>
            <w:lang w:val="en-US"/>
          </w:rPr>
          <w:t>.</w:t>
        </w:r>
      </w:ins>
    </w:p>
    <w:p w14:paraId="3797F60D" w14:textId="77777777" w:rsidR="004230EC" w:rsidRPr="004230EC" w:rsidRDefault="004230EC">
      <w:pPr>
        <w:pStyle w:val="Overskrift3"/>
        <w:rPr>
          <w:lang w:val="en-US"/>
        </w:rPr>
        <w:pPrChange w:id="146" w:author="Jonas Munk Jensen" w:date="2026-10-07T14:00:00Z">
          <w:pPr/>
        </w:pPrChange>
      </w:pPr>
      <w:bookmarkStart w:id="147" w:name="X338acef82cf4c360fd024a5635192cb204e7ee2"/>
      <w:del w:id="148" w:author="Jonas Munk Jensen" w:date="2026-10-07T14:00:00Z">
        <w:r>
          <w:rPr>
            <w:lang w:val="en-US"/>
          </w:rPr>
          <w:delText xml:space="preserve">3.1.4 </w:delText>
        </w:r>
      </w:del>
      <w:r>
        <w:rPr>
          <w:lang w:val="en-US"/>
        </w:rPr>
        <w:t>Operationalization of municipal health services</w:t>
      </w:r>
    </w:p>
    <w:p w14:paraId="5BC71D00" w14:textId="77777777" w:rsidR="004230EC" w:rsidRPr="004230EC" w:rsidRDefault="004230EC" w:rsidP="004230EC">
      <w:pPr>
        <w:rPr>
          <w:lang w:val="en-US"/>
        </w:rPr>
      </w:pPr>
      <w:del w:id="149" w:author="Jonas Munk Jensen" w:date="2026-10-07T12:00:00Z">
        <w:r>
          <w:rPr>
            <w:lang w:val="en-US"/>
          </w:rPr>
          <w:delText>Contact with municipal health services will be defined</w:delText>
        </w:r>
      </w:del>
      <w:ins w:id="150" w:author="Jonas Munk Jensen" w:date="2026-10-07T12:00:00Z">
        <w:r>
          <w:rPr>
            <w:lang w:val="en-US"/>
          </w:rPr>
          <w:t>Offer and uptake of municipal health services will be defined</w:t>
        </w:r>
      </w:ins>
      <w:r>
        <w:rPr>
          <w:lang w:val="en-US"/>
        </w:rPr>
        <w:t xml:space="preserve"> based on self-reported responses to the following items, all referring to the past five </w:t>
      </w:r>
      <w:commentRangeStart w:id="151"/>
      <w:commentRangeStart w:id="152"/>
      <w:commentRangeStart w:id="153"/>
      <w:r>
        <w:rPr>
          <w:lang w:val="en-US"/>
        </w:rPr>
        <w:t>years</w:t>
      </w:r>
      <w:commentRangeEnd w:id="151"/>
      <w:r>
        <w:rPr>
          <w:rStyle w:val="Kommentarhenvisning"/>
          <w:rFonts w:cstheme="minorBidi"/>
          <w:sz w:val="22"/>
          <w:szCs w:val="22"/>
          <w:lang w:val="en-US"/>
        </w:rPr>
        <w:commentReference w:id="151"/>
      </w:r>
      <w:commentRangeEnd w:id="152"/>
      <w:r>
        <w:rPr>
          <w:rStyle w:val="Kommentarhenvisning"/>
          <w:rFonts w:cstheme="minorBidi"/>
          <w:sz w:val="22"/>
          <w:szCs w:val="22"/>
          <w:lang w:val="en-US"/>
        </w:rPr>
        <w:commentReference w:id="152"/>
      </w:r>
      <w:commentRangeEnd w:id="153"/>
      <w:r w:rsidR="003313AB">
        <w:rPr>
          <w:rStyle w:val="Kommentarhenvisning"/>
          <w:rFonts w:cstheme="minorBidi"/>
          <w:sz w:val="22"/>
          <w:szCs w:val="22"/>
          <w:lang w:val="en-US"/>
        </w:rPr>
        <w:commentReference w:id="153"/>
      </w:r>
      <w:r>
        <w:rPr>
          <w:lang w:val="en-US"/>
        </w:rPr>
        <w:t>:</w:t>
      </w:r>
    </w:p>
    <w:p w14:paraId="00B05F66" w14:textId="77777777" w:rsidR="004230EC" w:rsidRPr="004230EC" w:rsidRDefault="004230EC" w:rsidP="004230EC">
      <w:pPr>
        <w:numPr>
          <w:ilvl w:val="0"/>
          <w:numId w:val="2"/>
        </w:numPr>
        <w:rPr>
          <w:lang w:val="en-US"/>
        </w:rPr>
      </w:pPr>
      <w:del w:id="154" w:author="Jonas Munk Jensen" w:date="2026-10-07T12:00:00Z">
        <w:r>
          <w:rPr>
            <w:b/>
            <w:bCs/>
            <w:lang w:val="en-US"/>
          </w:rPr>
          <w:delText>Referral from general practitioner:</w:delText>
        </w:r>
      </w:del>
      <w:ins w:id="155" w:author="Jonas Munk Jensen" w:date="2026-10-07T12:00:00Z">
        <w:r>
          <w:rPr>
            <w:b/>
            <w:bCs/>
            <w:lang w:val="en-US"/>
          </w:rPr>
          <w:t>Referral from healthcare provider:</w:t>
        </w:r>
      </w:ins>
      <w:r>
        <w:rPr>
          <w:lang w:val="en-US"/>
        </w:rPr>
        <w:t xml:space="preserve"> “Has your healthcare provider referred you to a consultation or program in the municipality within the past 5 years?”</w:t>
      </w:r>
    </w:p>
    <w:p w14:paraId="094869BB" w14:textId="77777777" w:rsidR="004230EC" w:rsidRPr="004230EC" w:rsidRDefault="004230EC" w:rsidP="004230EC">
      <w:pPr>
        <w:numPr>
          <w:ilvl w:val="0"/>
          <w:numId w:val="2"/>
        </w:numPr>
        <w:rPr>
          <w:lang w:val="en-US"/>
        </w:rPr>
      </w:pPr>
      <w:del w:id="156" w:author="Jonas Munk Jensen" w:date="2026-10-07T12:00:00Z">
        <w:r>
          <w:rPr>
            <w:b/>
            <w:bCs/>
            <w:lang w:val="en-US"/>
          </w:rPr>
          <w:delText>Diet counseling:</w:delText>
        </w:r>
      </w:del>
      <w:ins w:id="157" w:author="Jonas Munk Jensen" w:date="2026-10-07T12:00:00Z">
        <w:r>
          <w:rPr>
            <w:b/>
            <w:bCs/>
            <w:lang w:val="en-US"/>
          </w:rPr>
          <w:t>Dietary support:</w:t>
        </w:r>
      </w:ins>
      <w:r>
        <w:rPr>
          <w:lang w:val="en-US"/>
        </w:rPr>
        <w:t xml:space="preserve"> “Within the past 5 years, have you been offered support to change dietary habits by the municipality?”</w:t>
      </w:r>
    </w:p>
    <w:p w14:paraId="3A0CDBB7" w14:textId="77777777" w:rsidR="004230EC" w:rsidRPr="004230EC" w:rsidRDefault="004230EC" w:rsidP="004230EC">
      <w:pPr>
        <w:numPr>
          <w:ilvl w:val="0"/>
          <w:numId w:val="2"/>
        </w:numPr>
        <w:rPr>
          <w:lang w:val="en-US"/>
        </w:rPr>
      </w:pPr>
      <w:del w:id="158" w:author="Jonas Munk Jensen" w:date="2026-10-07T12:00:00Z">
        <w:r>
          <w:rPr>
            <w:b/>
            <w:bCs/>
            <w:lang w:val="en-US"/>
          </w:rPr>
          <w:delText>Physical activity/exercise program:</w:delText>
        </w:r>
      </w:del>
      <w:ins w:id="159" w:author="Jonas Munk Jensen" w:date="2026-10-07T12:00:00Z">
        <w:r>
          <w:rPr>
            <w:b/>
            <w:bCs/>
            <w:lang w:val="en-US"/>
          </w:rPr>
          <w:t>Physical activity/exercise program (primary service):</w:t>
        </w:r>
      </w:ins>
      <w:r>
        <w:rPr>
          <w:lang w:val="en-US"/>
        </w:rPr>
        <w:t xml:space="preserve"> “Within the past 5 years, have you been offered support for physical activity and/or exercise by the municipality?”</w:t>
      </w:r>
    </w:p>
    <w:p w14:paraId="1A55C3FA" w14:textId="77777777" w:rsidR="004230EC" w:rsidRPr="004230EC" w:rsidRDefault="004230EC" w:rsidP="004230EC">
      <w:pPr>
        <w:numPr>
          <w:ilvl w:val="0"/>
          <w:numId w:val="2"/>
        </w:numPr>
        <w:rPr>
          <w:lang w:val="en-US"/>
        </w:rPr>
      </w:pPr>
      <w:r>
        <w:rPr>
          <w:b/>
          <w:bCs/>
          <w:lang w:val="en-US"/>
        </w:rPr>
        <w:t>DSMP:</w:t>
      </w:r>
      <w:r>
        <w:rPr>
          <w:lang w:val="en-US"/>
        </w:rPr>
        <w:t xml:space="preserve"> “Within the past 5 years, have you been offered support for managing your diabetes treatment by the municipality?”</w:t>
      </w:r>
    </w:p>
    <w:p w14:paraId="674C0A5C" w14:textId="77777777" w:rsidR="004230EC" w:rsidRPr="004230EC" w:rsidRDefault="004230EC" w:rsidP="004230EC">
      <w:pPr>
        <w:numPr>
          <w:ilvl w:val="0"/>
          <w:numId w:val="2"/>
        </w:numPr>
        <w:rPr>
          <w:lang w:val="en-US"/>
        </w:rPr>
      </w:pPr>
      <w:r>
        <w:rPr>
          <w:b/>
          <w:bCs/>
          <w:lang w:val="en-US"/>
        </w:rPr>
        <w:t>Mental health support:</w:t>
      </w:r>
      <w:r>
        <w:rPr>
          <w:lang w:val="en-US"/>
        </w:rPr>
        <w:t xml:space="preserve"> “Within the past 5 years, have you been offered support for managing the psychological aspects of living with diabetes by the municipality?”</w:t>
      </w:r>
    </w:p>
    <w:p w14:paraId="6B3662A1" w14:textId="77777777" w:rsidR="004230EC" w:rsidRPr="004230EC" w:rsidRDefault="004230EC" w:rsidP="004230EC">
      <w:pPr>
        <w:rPr>
          <w:del w:id="160" w:author="Jonas Munk Jensen" w:date="2026-10-07T16:00:00Z"/>
          <w:lang w:val="en-US"/>
        </w:rPr>
      </w:pPr>
      <w:del w:id="161" w:author="Jonas Munk Jensen" w:date="2026-10-07T16:00:00Z">
        <w:r>
          <w:rPr>
            <w:lang w:val="en-US"/>
          </w:rPr>
          <w:lastRenderedPageBreak/>
          <w:delText>For each item, respondents will be categorized using the following response options:</w:delText>
        </w:r>
      </w:del>
    </w:p>
    <w:p w14:paraId="2072BA51" w14:textId="77777777" w:rsidR="004230EC" w:rsidRPr="004230EC" w:rsidRDefault="004230EC" w:rsidP="004230EC">
      <w:pPr>
        <w:numPr>
          <w:ilvl w:val="0"/>
          <w:numId w:val="2"/>
        </w:numPr>
        <w:rPr>
          <w:del w:id="162" w:author="Jonas Munk Jensen" w:date="2026-10-07T16:00:00Z"/>
          <w:lang w:val="en-US"/>
        </w:rPr>
      </w:pPr>
      <w:del w:id="163" w:author="Jonas Munk Jensen" w:date="2026-10-07T16:00:00Z">
        <w:r>
          <w:rPr>
            <w:lang w:val="en-US"/>
          </w:rPr>
          <w:delText>Yes, and I accepted the offer</w:delText>
        </w:r>
      </w:del>
    </w:p>
    <w:p w14:paraId="6C628AC4" w14:textId="77777777" w:rsidR="004230EC" w:rsidRPr="004230EC" w:rsidRDefault="004230EC" w:rsidP="004230EC">
      <w:pPr>
        <w:numPr>
          <w:ilvl w:val="0"/>
          <w:numId w:val="2"/>
        </w:numPr>
        <w:rPr>
          <w:del w:id="164" w:author="Jonas Munk Jensen" w:date="2026-10-07T16:00:00Z"/>
          <w:lang w:val="en-US"/>
        </w:rPr>
      </w:pPr>
      <w:del w:id="165" w:author="Jonas Munk Jensen" w:date="2026-10-07T16:00:00Z">
        <w:r>
          <w:rPr>
            <w:lang w:val="en-US"/>
          </w:rPr>
          <w:delText>Yes, but I did not accept the offer</w:delText>
        </w:r>
      </w:del>
    </w:p>
    <w:p w14:paraId="1B727D23" w14:textId="77777777" w:rsidR="004230EC" w:rsidRPr="004230EC" w:rsidRDefault="004230EC" w:rsidP="004230EC">
      <w:pPr>
        <w:numPr>
          <w:ilvl w:val="0"/>
          <w:numId w:val="2"/>
        </w:numPr>
        <w:rPr>
          <w:del w:id="166" w:author="Jonas Munk Jensen" w:date="2026-10-07T16:00:00Z"/>
          <w:lang w:val="en-US"/>
        </w:rPr>
      </w:pPr>
      <w:del w:id="167" w:author="Jonas Munk Jensen" w:date="2026-10-07T16:00:00Z">
        <w:r>
          <w:rPr>
            <w:lang w:val="en-US"/>
          </w:rPr>
          <w:delText>No, but I contacted the municipality myself</w:delText>
        </w:r>
      </w:del>
    </w:p>
    <w:p w14:paraId="12376BFA" w14:textId="77777777" w:rsidR="004230EC" w:rsidRPr="004230EC" w:rsidRDefault="004230EC" w:rsidP="004230EC">
      <w:pPr>
        <w:numPr>
          <w:ilvl w:val="0"/>
          <w:numId w:val="2"/>
        </w:numPr>
        <w:rPr>
          <w:del w:id="168" w:author="Jonas Munk Jensen" w:date="2026-10-07T16:00:00Z"/>
          <w:lang w:val="en-US"/>
        </w:rPr>
      </w:pPr>
      <w:del w:id="169" w:author="Jonas Munk Jensen" w:date="2026-10-07T16:00:00Z">
        <w:r>
          <w:rPr>
            <w:lang w:val="en-US"/>
          </w:rPr>
          <w:delText>No, but I would have liked the offer</w:delText>
        </w:r>
      </w:del>
    </w:p>
    <w:p w14:paraId="73361B80" w14:textId="77777777" w:rsidR="004230EC" w:rsidRPr="004230EC" w:rsidRDefault="004230EC" w:rsidP="004230EC">
      <w:pPr>
        <w:numPr>
          <w:ilvl w:val="0"/>
          <w:numId w:val="2"/>
        </w:numPr>
        <w:rPr>
          <w:del w:id="170" w:author="Jonas Munk Jensen" w:date="2026-10-07T16:00:00Z"/>
          <w:lang w:val="en-US"/>
        </w:rPr>
      </w:pPr>
      <w:del w:id="171" w:author="Jonas Munk Jensen" w:date="2026-10-07T16:00:00Z">
        <w:r>
          <w:rPr>
            <w:lang w:val="en-US"/>
          </w:rPr>
          <w:delText>No, I do not need it</w:delText>
        </w:r>
      </w:del>
    </w:p>
    <w:p w14:paraId="7DC9FADA" w14:textId="77777777" w:rsidR="004230EC" w:rsidRPr="004230EC" w:rsidRDefault="004230EC" w:rsidP="004230EC">
      <w:pPr>
        <w:numPr>
          <w:ilvl w:val="0"/>
          <w:numId w:val="2"/>
        </w:numPr>
        <w:rPr>
          <w:del w:id="172" w:author="Jonas Munk Jensen" w:date="2026-10-07T16:00:00Z"/>
          <w:lang w:val="en-US"/>
        </w:rPr>
      </w:pPr>
      <w:del w:id="173" w:author="Jonas Munk Jensen" w:date="2026-10-07T16:00:00Z">
        <w:r>
          <w:rPr>
            <w:lang w:val="en-US"/>
          </w:rPr>
          <w:delText>Not relevant</w:delText>
        </w:r>
      </w:del>
    </w:p>
    <w:p w14:paraId="48A9790D" w14:textId="77777777" w:rsidR="004230EC" w:rsidRPr="004230EC" w:rsidRDefault="004230EC" w:rsidP="004230EC">
      <w:pPr>
        <w:numPr>
          <w:ilvl w:val="0"/>
          <w:numId w:val="2"/>
        </w:numPr>
        <w:rPr>
          <w:del w:id="174" w:author="Jonas Munk Jensen" w:date="2026-10-07T16:00:00Z"/>
          <w:lang w:val="en-US"/>
        </w:rPr>
      </w:pPr>
      <w:del w:id="175" w:author="Jonas Munk Jensen" w:date="2026-10-07T16:00:00Z">
        <w:r>
          <w:rPr>
            <w:lang w:val="en-US"/>
          </w:rPr>
          <w:delText>Don’t know</w:delText>
        </w:r>
      </w:del>
    </w:p>
    <w:p w14:paraId="05BA59D0" w14:textId="77777777" w:rsidR="008833BD" w:rsidRDefault="00000000">
      <w:pPr>
        <w:rPr>
          <w:ins w:id="176" w:author="Jonas Munk Jensen" w:date="2026-10-07T16:00:00Z"/>
          <w:lang w:val="en-US"/>
        </w:rPr>
      </w:pPr>
      <w:commentRangeStart w:id="177"/>
      <w:ins w:id="178" w:author="Jonas Munk Jensen" w:date="2026-10-07T16:00:00Z">
        <w:r>
          <w:rPr>
            <w:lang w:val="en-US"/>
          </w:rPr>
          <w:t>Each item has seven response options. Table 1 shows how these are combined into the measures used in sub-question 1 (offered, uptake, self-initiated contact, unmet need and no perceived need) and how the outcomes in sub-question 3 are coded.</w:t>
        </w:r>
      </w:ins>
    </w:p>
    <w:p w14:paraId="59143263" w14:textId="77777777" w:rsidR="008833BD" w:rsidRDefault="00000000">
      <w:pPr>
        <w:rPr>
          <w:ins w:id="179" w:author="Jonas Munk Jensen" w:date="2026-10-07T16:00:00Z"/>
          <w:lang w:val="en-US"/>
        </w:rPr>
      </w:pPr>
      <w:ins w:id="180" w:author="Jonas Munk Jensen" w:date="2026-10-07T16:00:00Z">
        <w:r>
          <w:rPr>
            <w:lang w:val="en-US"/>
          </w:rPr>
          <w:t>Table 1. Response options, derived measures and outcome coding.</w:t>
        </w:r>
      </w:ins>
    </w:p>
    <w:tbl>
      <w:tblPr>
        <w:tblW w:w="0" w:type="auto"/>
        <w:tblLook w:val="0020" w:firstRow="1" w:lastRow="0" w:firstColumn="0" w:lastColumn="0" w:noHBand="0" w:noVBand="0"/>
      </w:tblPr>
      <w:tblGrid>
        <w:gridCol w:w="4048"/>
        <w:gridCol w:w="2059"/>
        <w:gridCol w:w="3435"/>
      </w:tblGrid>
      <w:tr w:rsidR="004230EC" w:rsidRPr="004E5828" w14:paraId="1A7BEE0A" w14:textId="77777777" w:rsidTr="00404213">
        <w:trPr>
          <w:tblHeader/>
          <w:ins w:id="181" w:author="Jonas Munk Jensen" w:date="2026-10-07T16:00:00Z"/>
        </w:trPr>
        <w:tc>
          <w:tcPr>
            <w:tcW w:w="0" w:type="auto"/>
          </w:tcPr>
          <w:p w14:paraId="4882D10E" w14:textId="77777777" w:rsidR="004230EC" w:rsidRPr="004230EC" w:rsidRDefault="004230EC" w:rsidP="004230EC">
            <w:pPr>
              <w:rPr>
                <w:ins w:id="182" w:author="Jonas Munk Jensen" w:date="2026-10-07T16:00:00Z"/>
                <w:lang w:val="en-US"/>
              </w:rPr>
            </w:pPr>
            <w:ins w:id="183" w:author="Jonas Munk Jensen" w:date="2026-10-07T16:00:00Z">
              <w:r>
                <w:rPr>
                  <w:lang w:val="en-US"/>
                </w:rPr>
                <w:t>Response option</w:t>
              </w:r>
            </w:ins>
          </w:p>
        </w:tc>
        <w:tc>
          <w:tcPr>
            <w:tcW w:w="0" w:type="auto"/>
          </w:tcPr>
          <w:p w14:paraId="5D9AE624" w14:textId="5C63B931" w:rsidR="004230EC" w:rsidRPr="004230EC" w:rsidRDefault="004230EC" w:rsidP="004230EC">
            <w:pPr>
              <w:rPr>
                <w:ins w:id="184" w:author="Jonas Munk Jensen" w:date="2026-10-07T16:00:00Z"/>
                <w:lang w:val="en-US"/>
              </w:rPr>
            </w:pPr>
            <w:ins w:id="185" w:author="Jonas Munk Jensen" w:date="2026-10-07T16:00:00Z">
              <w:r>
                <w:rPr>
                  <w:lang w:val="en-US"/>
                </w:rPr>
                <w:t xml:space="preserve">Measure </w:t>
              </w:r>
            </w:ins>
            <w:ins w:id="186" w:author="Jonas Munk Jensen" w:date="2026-10-09T12:46:00Z" w16du:dateUtc="2026-10-09T10:46:00Z">
              <w:r w:rsidR="00C052C7">
                <w:rPr>
                  <w:lang w:val="en-US"/>
                </w:rPr>
                <w:br/>
              </w:r>
            </w:ins>
            <w:ins w:id="187" w:author="Jonas Munk Jensen" w:date="2026-10-07T16:00:00Z">
              <w:r>
                <w:rPr>
                  <w:lang w:val="en-US"/>
                </w:rPr>
                <w:t>(sub-question 1)</w:t>
              </w:r>
            </w:ins>
          </w:p>
        </w:tc>
        <w:tc>
          <w:tcPr>
            <w:tcW w:w="0" w:type="auto"/>
          </w:tcPr>
          <w:p w14:paraId="76DDF826" w14:textId="6FEA5B50" w:rsidR="004230EC" w:rsidRPr="004230EC" w:rsidRDefault="004230EC" w:rsidP="004230EC">
            <w:pPr>
              <w:rPr>
                <w:ins w:id="188" w:author="Jonas Munk Jensen" w:date="2026-10-07T16:00:00Z"/>
                <w:lang w:val="en-US"/>
              </w:rPr>
            </w:pPr>
            <w:ins w:id="189" w:author="Jonas Munk Jensen" w:date="2026-10-07T16:00:00Z">
              <w:r>
                <w:rPr>
                  <w:lang w:val="en-US"/>
                </w:rPr>
                <w:t>Coding: offer / unmet need / uptake</w:t>
              </w:r>
            </w:ins>
            <w:ins w:id="190" w:author="Jonas Munk Jensen" w:date="2026-10-09T12:46:00Z" w16du:dateUtc="2026-10-09T10:46:00Z">
              <w:r w:rsidR="00C052C7">
                <w:rPr>
                  <w:lang w:val="en-US"/>
                </w:rPr>
                <w:br/>
              </w:r>
            </w:ins>
            <w:ins w:id="191" w:author="Jonas Munk Jensen" w:date="2026-10-07T16:00:00Z">
              <w:r>
                <w:rPr>
                  <w:lang w:val="en-US"/>
                </w:rPr>
                <w:t>(sub-question 3)</w:t>
              </w:r>
            </w:ins>
          </w:p>
        </w:tc>
      </w:tr>
      <w:tr w:rsidR="004230EC" w:rsidRPr="004230EC" w14:paraId="2E234DD0" w14:textId="77777777" w:rsidTr="00404213">
        <w:trPr>
          <w:ins w:id="192" w:author="Jonas Munk Jensen" w:date="2026-10-07T16:00:00Z"/>
        </w:trPr>
        <w:tc>
          <w:tcPr>
            <w:tcW w:w="0" w:type="auto"/>
          </w:tcPr>
          <w:p w14:paraId="1F67ABE2" w14:textId="77777777" w:rsidR="004230EC" w:rsidRPr="004230EC" w:rsidRDefault="004230EC" w:rsidP="004230EC">
            <w:pPr>
              <w:rPr>
                <w:ins w:id="193" w:author="Jonas Munk Jensen" w:date="2026-10-07T16:00:00Z"/>
                <w:lang w:val="en-US"/>
              </w:rPr>
            </w:pPr>
            <w:ins w:id="194" w:author="Jonas Munk Jensen" w:date="2026-10-07T16:00:00Z">
              <w:r>
                <w:rPr>
                  <w:lang w:val="en-US"/>
                </w:rPr>
                <w:t>Yes, and I accepted the offer</w:t>
              </w:r>
            </w:ins>
          </w:p>
        </w:tc>
        <w:tc>
          <w:tcPr>
            <w:tcW w:w="0" w:type="auto"/>
          </w:tcPr>
          <w:p w14:paraId="6739C40E" w14:textId="0140308E" w:rsidR="004230EC" w:rsidRPr="004230EC" w:rsidRDefault="004230EC" w:rsidP="004230EC">
            <w:pPr>
              <w:rPr>
                <w:ins w:id="195" w:author="Jonas Munk Jensen" w:date="2026-10-07T16:00:00Z"/>
                <w:lang w:val="en-US"/>
              </w:rPr>
            </w:pPr>
            <w:ins w:id="196" w:author="Jonas Munk Jensen" w:date="2026-10-07T16:00:00Z">
              <w:r>
                <w:rPr>
                  <w:lang w:val="en-US"/>
                </w:rPr>
                <w:t>Offered; uptake</w:t>
              </w:r>
            </w:ins>
          </w:p>
        </w:tc>
        <w:tc>
          <w:tcPr>
            <w:tcW w:w="0" w:type="auto"/>
          </w:tcPr>
          <w:p w14:paraId="3C85B122" w14:textId="77777777" w:rsidR="004230EC" w:rsidRPr="004230EC" w:rsidRDefault="004230EC" w:rsidP="004230EC">
            <w:pPr>
              <w:rPr>
                <w:ins w:id="197" w:author="Jonas Munk Jensen" w:date="2026-10-07T16:00:00Z"/>
                <w:lang w:val="en-US"/>
              </w:rPr>
            </w:pPr>
            <w:ins w:id="198" w:author="Jonas Munk Jensen" w:date="2026-10-07T16:00:00Z">
              <w:r>
                <w:rPr>
                  <w:lang w:val="en-US"/>
                </w:rPr>
                <w:t>1 / – / 1</w:t>
              </w:r>
            </w:ins>
          </w:p>
        </w:tc>
      </w:tr>
      <w:tr w:rsidR="004230EC" w:rsidRPr="004230EC" w14:paraId="1453BF78" w14:textId="77777777" w:rsidTr="00404213">
        <w:trPr>
          <w:ins w:id="199" w:author="Jonas Munk Jensen" w:date="2026-10-07T16:00:00Z"/>
        </w:trPr>
        <w:tc>
          <w:tcPr>
            <w:tcW w:w="0" w:type="auto"/>
          </w:tcPr>
          <w:p w14:paraId="1B6D00A7" w14:textId="77777777" w:rsidR="004230EC" w:rsidRPr="004230EC" w:rsidRDefault="004230EC" w:rsidP="004230EC">
            <w:pPr>
              <w:rPr>
                <w:ins w:id="200" w:author="Jonas Munk Jensen" w:date="2026-10-07T16:00:00Z"/>
                <w:lang w:val="en-US"/>
              </w:rPr>
            </w:pPr>
            <w:ins w:id="201" w:author="Jonas Munk Jensen" w:date="2026-10-07T16:00:00Z">
              <w:r>
                <w:rPr>
                  <w:lang w:val="en-US"/>
                </w:rPr>
                <w:t>Yes, but I did not accept the offer</w:t>
              </w:r>
            </w:ins>
          </w:p>
        </w:tc>
        <w:tc>
          <w:tcPr>
            <w:tcW w:w="0" w:type="auto"/>
          </w:tcPr>
          <w:p w14:paraId="3FBEC336" w14:textId="169379AD" w:rsidR="004230EC" w:rsidRPr="004230EC" w:rsidRDefault="004230EC" w:rsidP="004230EC">
            <w:pPr>
              <w:rPr>
                <w:ins w:id="202" w:author="Jonas Munk Jensen" w:date="2026-10-07T16:00:00Z"/>
                <w:lang w:val="en-US"/>
              </w:rPr>
            </w:pPr>
            <w:ins w:id="203" w:author="Jonas Munk Jensen" w:date="2026-10-07T16:00:00Z">
              <w:r>
                <w:rPr>
                  <w:lang w:val="en-US"/>
                </w:rPr>
                <w:t>Offered</w:t>
              </w:r>
            </w:ins>
          </w:p>
        </w:tc>
        <w:tc>
          <w:tcPr>
            <w:tcW w:w="0" w:type="auto"/>
          </w:tcPr>
          <w:p w14:paraId="6FE92B68" w14:textId="77777777" w:rsidR="004230EC" w:rsidRPr="004230EC" w:rsidRDefault="004230EC" w:rsidP="004230EC">
            <w:pPr>
              <w:rPr>
                <w:ins w:id="204" w:author="Jonas Munk Jensen" w:date="2026-10-07T16:00:00Z"/>
                <w:lang w:val="en-US"/>
              </w:rPr>
            </w:pPr>
            <w:ins w:id="205" w:author="Jonas Munk Jensen" w:date="2026-10-07T16:00:00Z">
              <w:r>
                <w:rPr>
                  <w:lang w:val="en-US"/>
                </w:rPr>
                <w:t>1 / – / 0</w:t>
              </w:r>
            </w:ins>
          </w:p>
        </w:tc>
      </w:tr>
      <w:tr w:rsidR="004230EC" w:rsidRPr="004230EC" w14:paraId="5914F5A1" w14:textId="77777777" w:rsidTr="00404213">
        <w:trPr>
          <w:ins w:id="206" w:author="Jonas Munk Jensen" w:date="2026-10-07T16:00:00Z"/>
        </w:trPr>
        <w:tc>
          <w:tcPr>
            <w:tcW w:w="0" w:type="auto"/>
          </w:tcPr>
          <w:p w14:paraId="6BE511B1" w14:textId="77777777" w:rsidR="004230EC" w:rsidRPr="004230EC" w:rsidRDefault="004230EC" w:rsidP="004230EC">
            <w:pPr>
              <w:rPr>
                <w:ins w:id="207" w:author="Jonas Munk Jensen" w:date="2026-10-07T16:00:00Z"/>
                <w:lang w:val="en-US"/>
              </w:rPr>
            </w:pPr>
            <w:ins w:id="208" w:author="Jonas Munk Jensen" w:date="2026-10-07T16:00:00Z">
              <w:r>
                <w:rPr>
                  <w:lang w:val="en-US"/>
                </w:rPr>
                <w:t>No, but I contacted the municipality myself</w:t>
              </w:r>
            </w:ins>
          </w:p>
        </w:tc>
        <w:tc>
          <w:tcPr>
            <w:tcW w:w="0" w:type="auto"/>
          </w:tcPr>
          <w:p w14:paraId="4DE4AEDB" w14:textId="32AF9D45" w:rsidR="004230EC" w:rsidRPr="004230EC" w:rsidRDefault="004230EC" w:rsidP="004230EC">
            <w:pPr>
              <w:rPr>
                <w:ins w:id="209" w:author="Jonas Munk Jensen" w:date="2026-10-07T16:00:00Z"/>
                <w:lang w:val="en-US"/>
              </w:rPr>
            </w:pPr>
            <w:ins w:id="210" w:author="Jonas Munk Jensen" w:date="2026-10-07T16:00:00Z">
              <w:r>
                <w:rPr>
                  <w:lang w:val="en-US"/>
                </w:rPr>
                <w:t>Self-initiated contact</w:t>
              </w:r>
            </w:ins>
          </w:p>
        </w:tc>
        <w:tc>
          <w:tcPr>
            <w:tcW w:w="0" w:type="auto"/>
          </w:tcPr>
          <w:p w14:paraId="5F332E9D" w14:textId="77777777" w:rsidR="004230EC" w:rsidRPr="004230EC" w:rsidRDefault="004230EC" w:rsidP="004230EC">
            <w:pPr>
              <w:rPr>
                <w:ins w:id="211" w:author="Jonas Munk Jensen" w:date="2026-10-07T16:00:00Z"/>
                <w:lang w:val="en-US"/>
              </w:rPr>
            </w:pPr>
            <w:ins w:id="212" w:author="Jonas Munk Jensen" w:date="2026-10-07T16:00:00Z">
              <w:r>
                <w:rPr>
                  <w:lang w:val="en-US"/>
                </w:rPr>
                <w:t>0 / – / –</w:t>
              </w:r>
            </w:ins>
          </w:p>
        </w:tc>
      </w:tr>
      <w:tr w:rsidR="004230EC" w:rsidRPr="004230EC" w14:paraId="6D3BE956" w14:textId="77777777" w:rsidTr="00404213">
        <w:trPr>
          <w:ins w:id="213" w:author="Jonas Munk Jensen" w:date="2026-10-07T16:00:00Z"/>
        </w:trPr>
        <w:tc>
          <w:tcPr>
            <w:tcW w:w="0" w:type="auto"/>
          </w:tcPr>
          <w:p w14:paraId="141FF4D0" w14:textId="77777777" w:rsidR="004230EC" w:rsidRPr="004230EC" w:rsidRDefault="004230EC" w:rsidP="004230EC">
            <w:pPr>
              <w:rPr>
                <w:ins w:id="214" w:author="Jonas Munk Jensen" w:date="2026-10-07T16:00:00Z"/>
                <w:lang w:val="en-US"/>
              </w:rPr>
            </w:pPr>
            <w:ins w:id="215" w:author="Jonas Munk Jensen" w:date="2026-10-07T16:00:00Z">
              <w:r>
                <w:rPr>
                  <w:lang w:val="en-US"/>
                </w:rPr>
                <w:t>No, but I would have liked the offer</w:t>
              </w:r>
            </w:ins>
          </w:p>
        </w:tc>
        <w:tc>
          <w:tcPr>
            <w:tcW w:w="0" w:type="auto"/>
          </w:tcPr>
          <w:p w14:paraId="28FF8271" w14:textId="1631209F" w:rsidR="004230EC" w:rsidRPr="004230EC" w:rsidRDefault="004230EC" w:rsidP="004230EC">
            <w:pPr>
              <w:rPr>
                <w:ins w:id="216" w:author="Jonas Munk Jensen" w:date="2026-10-07T16:00:00Z"/>
                <w:lang w:val="en-US"/>
              </w:rPr>
            </w:pPr>
            <w:ins w:id="217" w:author="Jonas Munk Jensen" w:date="2026-10-07T16:00:00Z">
              <w:r>
                <w:rPr>
                  <w:lang w:val="en-US"/>
                </w:rPr>
                <w:t>Unmet need</w:t>
              </w:r>
            </w:ins>
          </w:p>
        </w:tc>
        <w:tc>
          <w:tcPr>
            <w:tcW w:w="0" w:type="auto"/>
          </w:tcPr>
          <w:p w14:paraId="4990245C" w14:textId="77777777" w:rsidR="004230EC" w:rsidRPr="004230EC" w:rsidRDefault="004230EC" w:rsidP="004230EC">
            <w:pPr>
              <w:rPr>
                <w:ins w:id="218" w:author="Jonas Munk Jensen" w:date="2026-10-07T16:00:00Z"/>
                <w:lang w:val="en-US"/>
              </w:rPr>
            </w:pPr>
            <w:ins w:id="219" w:author="Jonas Munk Jensen" w:date="2026-10-07T16:00:00Z">
              <w:r>
                <w:rPr>
                  <w:lang w:val="en-US"/>
                </w:rPr>
                <w:t>0 / 1 / –</w:t>
              </w:r>
            </w:ins>
          </w:p>
        </w:tc>
      </w:tr>
      <w:tr w:rsidR="004230EC" w:rsidRPr="004230EC" w14:paraId="07E374C9" w14:textId="77777777" w:rsidTr="00404213">
        <w:trPr>
          <w:ins w:id="220" w:author="Jonas Munk Jensen" w:date="2026-10-07T16:00:00Z"/>
        </w:trPr>
        <w:tc>
          <w:tcPr>
            <w:tcW w:w="0" w:type="auto"/>
          </w:tcPr>
          <w:p w14:paraId="2E73829A" w14:textId="77777777" w:rsidR="004230EC" w:rsidRPr="004230EC" w:rsidRDefault="004230EC" w:rsidP="004230EC">
            <w:pPr>
              <w:rPr>
                <w:ins w:id="221" w:author="Jonas Munk Jensen" w:date="2026-10-07T16:00:00Z"/>
                <w:lang w:val="en-US"/>
              </w:rPr>
            </w:pPr>
            <w:ins w:id="222" w:author="Jonas Munk Jensen" w:date="2026-10-07T16:00:00Z">
              <w:r>
                <w:rPr>
                  <w:lang w:val="en-US"/>
                </w:rPr>
                <w:t>No, I do not need it</w:t>
              </w:r>
            </w:ins>
          </w:p>
        </w:tc>
        <w:tc>
          <w:tcPr>
            <w:tcW w:w="0" w:type="auto"/>
          </w:tcPr>
          <w:p w14:paraId="20661940" w14:textId="75BD2699" w:rsidR="004230EC" w:rsidRPr="004230EC" w:rsidRDefault="004230EC" w:rsidP="004230EC">
            <w:pPr>
              <w:rPr>
                <w:ins w:id="223" w:author="Jonas Munk Jensen" w:date="2026-10-07T16:00:00Z"/>
                <w:lang w:val="en-US"/>
              </w:rPr>
            </w:pPr>
            <w:ins w:id="224" w:author="Jonas Munk Jensen" w:date="2026-10-07T16:00:00Z">
              <w:r>
                <w:rPr>
                  <w:lang w:val="en-US"/>
                </w:rPr>
                <w:t>No perceived need</w:t>
              </w:r>
            </w:ins>
          </w:p>
        </w:tc>
        <w:tc>
          <w:tcPr>
            <w:tcW w:w="0" w:type="auto"/>
          </w:tcPr>
          <w:p w14:paraId="39CFC9C5" w14:textId="77777777" w:rsidR="004230EC" w:rsidRPr="004230EC" w:rsidRDefault="004230EC" w:rsidP="004230EC">
            <w:pPr>
              <w:rPr>
                <w:ins w:id="225" w:author="Jonas Munk Jensen" w:date="2026-10-07T16:00:00Z"/>
                <w:lang w:val="en-US"/>
              </w:rPr>
            </w:pPr>
            <w:ins w:id="226" w:author="Jonas Munk Jensen" w:date="2026-10-07T16:00:00Z">
              <w:r>
                <w:rPr>
                  <w:lang w:val="en-US"/>
                </w:rPr>
                <w:t>0 / 0 / –</w:t>
              </w:r>
            </w:ins>
          </w:p>
        </w:tc>
      </w:tr>
      <w:tr w:rsidR="004230EC" w:rsidRPr="004230EC" w14:paraId="5D797335" w14:textId="77777777" w:rsidTr="00404213">
        <w:trPr>
          <w:ins w:id="227" w:author="Jonas Munk Jensen" w:date="2026-10-07T16:00:00Z"/>
        </w:trPr>
        <w:tc>
          <w:tcPr>
            <w:tcW w:w="0" w:type="auto"/>
          </w:tcPr>
          <w:p w14:paraId="3C03EFE7" w14:textId="77777777" w:rsidR="004230EC" w:rsidRPr="004230EC" w:rsidRDefault="004230EC" w:rsidP="004230EC">
            <w:pPr>
              <w:rPr>
                <w:ins w:id="228" w:author="Jonas Munk Jensen" w:date="2026-10-07T16:00:00Z"/>
                <w:lang w:val="en-US"/>
              </w:rPr>
            </w:pPr>
            <w:ins w:id="229" w:author="Jonas Munk Jensen" w:date="2026-10-07T16:00:00Z">
              <w:r>
                <w:rPr>
                  <w:lang w:val="en-US"/>
                </w:rPr>
                <w:t>Not relevant</w:t>
              </w:r>
            </w:ins>
          </w:p>
        </w:tc>
        <w:tc>
          <w:tcPr>
            <w:tcW w:w="0" w:type="auto"/>
          </w:tcPr>
          <w:p w14:paraId="7E174330" w14:textId="747EB1EE" w:rsidR="004230EC" w:rsidRPr="004230EC" w:rsidRDefault="004230EC" w:rsidP="004230EC">
            <w:pPr>
              <w:rPr>
                <w:ins w:id="230" w:author="Jonas Munk Jensen" w:date="2026-10-07T16:00:00Z"/>
                <w:lang w:val="en-US"/>
              </w:rPr>
            </w:pPr>
            <w:ins w:id="231" w:author="Jonas Munk Jensen" w:date="2026-10-07T16:00:00Z">
              <w:r>
                <w:rPr>
                  <w:lang w:val="en-US"/>
                </w:rPr>
                <w:t>No perceived need</w:t>
              </w:r>
            </w:ins>
          </w:p>
        </w:tc>
        <w:tc>
          <w:tcPr>
            <w:tcW w:w="0" w:type="auto"/>
          </w:tcPr>
          <w:p w14:paraId="737C5711" w14:textId="77777777" w:rsidR="004230EC" w:rsidRPr="004230EC" w:rsidRDefault="004230EC" w:rsidP="004230EC">
            <w:pPr>
              <w:rPr>
                <w:ins w:id="232" w:author="Jonas Munk Jensen" w:date="2026-10-07T16:00:00Z"/>
                <w:lang w:val="en-US"/>
              </w:rPr>
            </w:pPr>
            <w:ins w:id="233" w:author="Jonas Munk Jensen" w:date="2026-10-07T16:00:00Z">
              <w:r>
                <w:rPr>
                  <w:lang w:val="en-US"/>
                </w:rPr>
                <w:t>0 / 0 / –</w:t>
              </w:r>
            </w:ins>
          </w:p>
        </w:tc>
      </w:tr>
      <w:tr w:rsidR="004230EC" w:rsidRPr="004230EC" w14:paraId="2A7DD6B4" w14:textId="77777777" w:rsidTr="00404213">
        <w:trPr>
          <w:ins w:id="234" w:author="Jonas Munk Jensen" w:date="2026-10-07T16:00:00Z"/>
        </w:trPr>
        <w:tc>
          <w:tcPr>
            <w:tcW w:w="0" w:type="auto"/>
          </w:tcPr>
          <w:p w14:paraId="1745B251" w14:textId="77777777" w:rsidR="004230EC" w:rsidRPr="004230EC" w:rsidRDefault="004230EC" w:rsidP="004230EC">
            <w:pPr>
              <w:rPr>
                <w:ins w:id="235" w:author="Jonas Munk Jensen" w:date="2026-10-07T16:00:00Z"/>
                <w:lang w:val="en-US"/>
              </w:rPr>
            </w:pPr>
            <w:ins w:id="236" w:author="Jonas Munk Jensen" w:date="2026-10-07T16:00:00Z">
              <w:r>
                <w:rPr>
                  <w:lang w:val="en-US"/>
                </w:rPr>
                <w:t>Don’t know</w:t>
              </w:r>
            </w:ins>
          </w:p>
        </w:tc>
        <w:tc>
          <w:tcPr>
            <w:tcW w:w="0" w:type="auto"/>
          </w:tcPr>
          <w:p w14:paraId="67D67CC7" w14:textId="77777777" w:rsidR="004230EC" w:rsidRPr="004230EC" w:rsidRDefault="004230EC" w:rsidP="004230EC">
            <w:pPr>
              <w:rPr>
                <w:ins w:id="237" w:author="Jonas Munk Jensen" w:date="2026-10-07T16:00:00Z"/>
                <w:lang w:val="en-US"/>
              </w:rPr>
            </w:pPr>
            <w:ins w:id="238" w:author="Jonas Munk Jensen" w:date="2026-10-07T16:00:00Z">
              <w:r>
                <w:rPr>
                  <w:lang w:val="en-US"/>
                </w:rPr>
                <w:t>Excluded</w:t>
              </w:r>
            </w:ins>
          </w:p>
        </w:tc>
        <w:tc>
          <w:tcPr>
            <w:tcW w:w="0" w:type="auto"/>
          </w:tcPr>
          <w:p w14:paraId="0425127A" w14:textId="77777777" w:rsidR="004230EC" w:rsidRPr="004230EC" w:rsidRDefault="004230EC" w:rsidP="004230EC">
            <w:pPr>
              <w:rPr>
                <w:ins w:id="239" w:author="Jonas Munk Jensen" w:date="2026-10-07T16:00:00Z"/>
                <w:lang w:val="en-US"/>
              </w:rPr>
            </w:pPr>
            <w:ins w:id="240" w:author="Jonas Munk Jensen" w:date="2026-10-07T16:00:00Z">
              <w:r>
                <w:rPr>
                  <w:lang w:val="en-US"/>
                </w:rPr>
                <w:t>Excluded</w:t>
              </w:r>
            </w:ins>
          </w:p>
        </w:tc>
      </w:tr>
    </w:tbl>
    <w:p w14:paraId="1D4289FF" w14:textId="77777777" w:rsidR="008833BD" w:rsidRPr="00C052C7" w:rsidRDefault="00000000">
      <w:pPr>
        <w:rPr>
          <w:ins w:id="241" w:author="Jonas Munk Jensen" w:date="2026-10-07T16:00:00Z"/>
          <w:i/>
          <w:iCs/>
          <w:lang w:val="en-US"/>
          <w:rPrChange w:id="242" w:author="Jonas Munk Jensen" w:date="2026-10-09T12:47:00Z" w16du:dateUtc="2026-10-09T10:47:00Z">
            <w:rPr>
              <w:ins w:id="243" w:author="Jonas Munk Jensen" w:date="2026-10-07T16:00:00Z"/>
              <w:lang w:val="en-US"/>
            </w:rPr>
          </w:rPrChange>
        </w:rPr>
      </w:pPr>
      <w:ins w:id="244" w:author="Jonas Munk Jensen" w:date="2026-10-07T16:00:00Z">
        <w:r w:rsidRPr="00C052C7">
          <w:rPr>
            <w:i/>
            <w:iCs/>
            <w:lang w:val="en-US"/>
            <w:rPrChange w:id="245" w:author="Jonas Munk Jensen" w:date="2026-10-09T12:47:00Z" w16du:dateUtc="2026-10-09T10:47:00Z">
              <w:rPr>
                <w:lang w:val="en-US"/>
              </w:rPr>
            </w:rPrChange>
          </w:rPr>
          <w:t>Uptake is calculated among those offered. – = not part of the analysis population for that outcome.</w:t>
        </w:r>
      </w:ins>
      <w:commentRangeEnd w:id="177"/>
      <w:r w:rsidRPr="00C052C7">
        <w:rPr>
          <w:rStyle w:val="Kommentarhenvisning"/>
          <w:rFonts w:cstheme="minorBidi"/>
          <w:i/>
          <w:iCs/>
          <w:sz w:val="22"/>
          <w:szCs w:val="22"/>
          <w:lang w:val="en-US"/>
          <w:rPrChange w:id="246" w:author="Jonas Munk Jensen" w:date="2026-10-09T12:47:00Z" w16du:dateUtc="2026-10-09T10:47:00Z">
            <w:rPr>
              <w:rStyle w:val="Kommentarhenvisning"/>
              <w:rFonts w:cstheme="minorBidi"/>
              <w:sz w:val="22"/>
              <w:szCs w:val="22"/>
              <w:lang w:val="en-US"/>
            </w:rPr>
          </w:rPrChange>
        </w:rPr>
        <w:commentReference w:id="177"/>
      </w:r>
    </w:p>
    <w:p w14:paraId="69D138B6" w14:textId="77777777" w:rsidR="00EF4051" w:rsidRDefault="00000000">
      <w:pPr>
        <w:rPr>
          <w:ins w:id="247" w:author="Jonas Munk Jensen" w:date="2026-10-07T12:00:00Z"/>
          <w:lang w:val="en-US"/>
        </w:rPr>
      </w:pPr>
      <w:commentRangeStart w:id="248"/>
      <w:ins w:id="249" w:author="Jonas Munk Jensen" w:date="2026-10-07T12:00:00Z">
        <w:r>
          <w:rPr>
            <w:lang w:val="en-US"/>
          </w:rPr>
          <w:t>Uptake refers to acceptance of an offer; the items do not capture whether participants subsequently attended or completed the service. Likewise, self-initiated contact does not indicate whether a service was received. The referral item concerns referral by a healthcare provider and therefore describes a referral pathway rather than a municipal service as such. Exercise programs constitute the primary service of interest; the remaining four items are secondary.</w:t>
        </w:r>
      </w:ins>
      <w:commentRangeEnd w:id="248"/>
      <w:r>
        <w:rPr>
          <w:rStyle w:val="Kommentarhenvisning"/>
          <w:rFonts w:cstheme="minorBidi"/>
          <w:sz w:val="22"/>
          <w:szCs w:val="22"/>
          <w:lang w:val="en-US"/>
        </w:rPr>
        <w:commentReference w:id="248"/>
      </w:r>
    </w:p>
    <w:p w14:paraId="2895CB4E" w14:textId="77777777" w:rsidR="004230EC" w:rsidRPr="004230EC" w:rsidRDefault="004230EC">
      <w:pPr>
        <w:pStyle w:val="Overskrift3"/>
        <w:rPr>
          <w:del w:id="250" w:author="Jonas Munk Jensen" w:date="2026-10-07T16:00:00Z"/>
          <w:lang w:val="en-US"/>
        </w:rPr>
        <w:pPrChange w:id="251" w:author="Jonas Munk Jensen" w:date="2026-10-07T14:00:00Z">
          <w:pPr/>
        </w:pPrChange>
      </w:pPr>
      <w:bookmarkStart w:id="252" w:name="response-weighting-procedure"/>
      <w:bookmarkEnd w:id="147"/>
      <w:bookmarkEnd w:id="252"/>
      <w:del w:id="253" w:author="Jonas Munk Jensen" w:date="2026-10-07T14:00:00Z">
        <w:r>
          <w:rPr>
            <w:lang w:val="en-US"/>
          </w:rPr>
          <w:delText xml:space="preserve">3.1.5 </w:delText>
        </w:r>
      </w:del>
      <w:del w:id="254" w:author="Jonas Munk Jensen" w:date="2026-10-07T16:00:00Z">
        <w:r>
          <w:rPr>
            <w:lang w:val="en-US"/>
          </w:rPr>
          <w:delText>Estimation of weights for non-response</w:delText>
        </w:r>
      </w:del>
    </w:p>
    <w:p w14:paraId="15A5322D" w14:textId="02256D31" w:rsidR="004230EC" w:rsidRPr="004230EC" w:rsidRDefault="004230EC" w:rsidP="004230EC">
      <w:pPr>
        <w:rPr>
          <w:del w:id="255" w:author="Jonas Munk Jensen" w:date="2026-10-07T16:00:00Z"/>
          <w:lang w:val="en-US"/>
        </w:rPr>
      </w:pPr>
      <w:commentRangeStart w:id="256"/>
      <w:commentRangeStart w:id="257"/>
      <w:del w:id="258" w:author="Jonas Munk Jensen" w:date="2026-10-07T16:00:00Z">
        <w:r>
          <w:rPr>
            <w:lang w:val="en-US"/>
          </w:rPr>
          <w:delText>Because the supplementary questionnaire (</w:delText>
        </w:r>
      </w:del>
      <m:oMath>
        <m:r>
          <w:del w:id="259" w:author="Jonas Munk Jensen" w:date="2026-10-07T16:00:00Z">
            <w:rPr>
              <w:rFonts w:ascii="Cambria Math" w:hAnsi="Cambria Math"/>
              <w:lang w:val="en-US"/>
            </w:rPr>
            <m:t>n</m:t>
          </w:del>
        </m:r>
        <m:r>
          <w:del w:id="260" w:author="Jonas Munk Jensen" w:date="2026-10-07T16:00:00Z">
            <m:rPr>
              <m:sty m:val="p"/>
            </m:rPr>
            <w:rPr>
              <w:rFonts w:ascii="Cambria Math" w:hAnsi="Cambria Math"/>
              <w:lang w:val="en-US"/>
            </w:rPr>
            <m:t>=</m:t>
          </w:del>
        </m:r>
        <m:r>
          <w:del w:id="261" w:author="Jonas Munk Jensen" w:date="2026-10-07T16:00:00Z">
            <w:rPr>
              <w:rFonts w:ascii="Cambria Math" w:hAnsi="Cambria Math"/>
              <w:lang w:val="en-US"/>
            </w:rPr>
            <m:t>4</m:t>
          </w:del>
        </m:r>
        <m:r>
          <w:del w:id="262" w:author="Jonas Munk Jensen" w:date="2026-10-07T16:00:00Z">
            <m:rPr>
              <m:sty m:val="p"/>
            </m:rPr>
            <w:rPr>
              <w:rFonts w:ascii="Cambria Math" w:hAnsi="Cambria Math"/>
              <w:lang w:val="en-US"/>
            </w:rPr>
            <m:t>,</m:t>
          </w:del>
        </m:r>
        <m:r>
          <w:del w:id="263" w:author="Jonas Munk Jensen" w:date="2026-10-07T16:00:00Z">
            <w:rPr>
              <w:rFonts w:ascii="Cambria Math" w:hAnsi="Cambria Math"/>
              <w:lang w:val="en-US"/>
            </w:rPr>
            <m:t>704</m:t>
          </w:del>
        </m:r>
      </m:oMath>
      <w:del w:id="264" w:author="Jonas Munk Jensen" w:date="2026-10-07T16:00:00Z">
        <w:r>
          <w:rPr>
            <w:lang w:val="en-US"/>
          </w:rPr>
          <w:delText xml:space="preserve"> completers) was not completed by everyone who consented to receive it (</w:delText>
        </w:r>
      </w:del>
      <m:oMath>
        <m:r>
          <w:del w:id="265" w:author="Jonas Munk Jensen" w:date="2026-10-07T16:00:00Z">
            <w:rPr>
              <w:rFonts w:ascii="Cambria Math" w:hAnsi="Cambria Math"/>
              <w:lang w:val="en-US"/>
            </w:rPr>
            <m:t>n</m:t>
          </w:del>
        </m:r>
        <m:r>
          <w:del w:id="266" w:author="Jonas Munk Jensen" w:date="2026-10-07T16:00:00Z">
            <m:rPr>
              <m:sty m:val="p"/>
            </m:rPr>
            <w:rPr>
              <w:rFonts w:ascii="Cambria Math" w:hAnsi="Cambria Math"/>
              <w:lang w:val="en-US"/>
            </w:rPr>
            <m:t>=</m:t>
          </w:del>
        </m:r>
        <m:r>
          <w:del w:id="267" w:author="Jonas Munk Jensen" w:date="2026-10-07T16:00:00Z">
            <w:rPr>
              <w:rFonts w:ascii="Cambria Math" w:hAnsi="Cambria Math"/>
              <w:lang w:val="en-US"/>
            </w:rPr>
            <m:t>13</m:t>
          </w:del>
        </m:r>
        <m:r>
          <w:del w:id="268" w:author="Jonas Munk Jensen" w:date="2026-10-07T16:00:00Z">
            <m:rPr>
              <m:sty m:val="p"/>
            </m:rPr>
            <w:rPr>
              <w:rFonts w:ascii="Cambria Math" w:hAnsi="Cambria Math"/>
              <w:lang w:val="en-US"/>
            </w:rPr>
            <m:t>,</m:t>
          </w:del>
        </m:r>
        <m:r>
          <w:del w:id="269" w:author="Jonas Munk Jensen" w:date="2026-10-07T16:00:00Z">
            <w:rPr>
              <w:rFonts w:ascii="Cambria Math" w:hAnsi="Cambria Math"/>
              <w:lang w:val="en-US"/>
            </w:rPr>
            <m:t>328</m:t>
          </w:del>
        </m:r>
      </m:oMath>
      <w:del w:id="270" w:author="Jonas Munk Jensen" w:date="2026-10-07T16:00:00Z">
        <w:r>
          <w:rPr>
            <w:lang w:val="en-US"/>
          </w:rPr>
          <w:delText>), response weights will be constructed to allow the observed sample to represent the full consented population.</w:delText>
        </w:r>
      </w:del>
    </w:p>
    <w:p w14:paraId="7D829CB8" w14:textId="77EC8859" w:rsidR="004230EC" w:rsidRPr="004230EC" w:rsidRDefault="004230EC" w:rsidP="004230EC">
      <w:pPr>
        <w:rPr>
          <w:del w:id="271" w:author="Jonas Munk Jensen" w:date="2026-10-07T16:00:00Z"/>
          <w:lang w:val="en-US"/>
        </w:rPr>
      </w:pPr>
      <w:del w:id="272" w:author="Jonas Munk Jensen" w:date="2026-10-07T16:00:00Z">
        <w:r>
          <w:rPr>
            <w:lang w:val="en-US"/>
          </w:rPr>
          <w:delText xml:space="preserve">A response propensity model will be estimated among the </w:delText>
        </w:r>
      </w:del>
      <m:oMath>
        <m:r>
          <w:del w:id="273" w:author="Jonas Munk Jensen" w:date="2026-10-07T16:00:00Z">
            <w:rPr>
              <w:rFonts w:ascii="Cambria Math" w:hAnsi="Cambria Math"/>
              <w:lang w:val="en-US"/>
            </w:rPr>
            <m:t>n</m:t>
          </w:del>
        </m:r>
        <m:r>
          <w:del w:id="274" w:author="Jonas Munk Jensen" w:date="2026-10-07T16:00:00Z">
            <m:rPr>
              <m:sty m:val="p"/>
            </m:rPr>
            <w:rPr>
              <w:rFonts w:ascii="Cambria Math" w:hAnsi="Cambria Math"/>
              <w:lang w:val="en-US"/>
            </w:rPr>
            <m:t>=</m:t>
          </w:del>
        </m:r>
        <m:r>
          <w:del w:id="275" w:author="Jonas Munk Jensen" w:date="2026-10-07T16:00:00Z">
            <w:rPr>
              <w:rFonts w:ascii="Cambria Math" w:hAnsi="Cambria Math"/>
              <w:lang w:val="en-US"/>
            </w:rPr>
            <m:t>13</m:t>
          </w:del>
        </m:r>
        <m:r>
          <w:del w:id="276" w:author="Jonas Munk Jensen" w:date="2026-10-07T16:00:00Z">
            <m:rPr>
              <m:sty m:val="p"/>
            </m:rPr>
            <w:rPr>
              <w:rFonts w:ascii="Cambria Math" w:hAnsi="Cambria Math"/>
              <w:lang w:val="en-US"/>
            </w:rPr>
            <m:t>,</m:t>
          </w:del>
        </m:r>
        <m:r>
          <w:del w:id="277" w:author="Jonas Munk Jensen" w:date="2026-10-07T16:00:00Z">
            <w:rPr>
              <w:rFonts w:ascii="Cambria Math" w:hAnsi="Cambria Math"/>
              <w:lang w:val="en-US"/>
            </w:rPr>
            <m:t>328</m:t>
          </w:del>
        </m:r>
      </m:oMath>
      <w:del w:id="278" w:author="Jonas Munk Jensen" w:date="2026-10-07T16:00:00Z">
        <w:r>
          <w:rPr>
            <w:lang w:val="en-US"/>
          </w:rPr>
          <w:delText xml:space="preserve"> consented individuals, with a binary outcome of completion status (1 = completed supplementary questionnaire; 0 = consented but did not complete). Because self-reported variables from the primary HICD questionnaire are available for the entire consented pool (not only for supplementary-questionnaire completers), the propensity model will include both:</w:delText>
        </w:r>
      </w:del>
      <w:commentRangeEnd w:id="256"/>
      <w:r w:rsidRPr="004230EC">
        <w:rPr>
          <w:rStyle w:val="Kommentarhenvisning"/>
          <w:rFonts w:cstheme="majorBidi"/>
          <w:sz w:val="28"/>
          <w:szCs w:val="28"/>
          <w:lang w:val="en-US"/>
        </w:rPr>
        <w:commentReference w:id="256"/>
      </w:r>
      <w:commentRangeEnd w:id="257"/>
      <w:r w:rsidRPr="004230EC">
        <w:rPr>
          <w:rStyle w:val="Kommentarhenvisning"/>
          <w:rFonts w:cstheme="majorBidi"/>
          <w:sz w:val="28"/>
          <w:szCs w:val="28"/>
          <w:lang w:val="en-US"/>
        </w:rPr>
        <w:commentReference w:id="257"/>
      </w:r>
    </w:p>
    <w:p w14:paraId="16C33DC6" w14:textId="77777777" w:rsidR="004230EC" w:rsidRPr="004230EC" w:rsidRDefault="004230EC" w:rsidP="004230EC">
      <w:pPr>
        <w:numPr>
          <w:ilvl w:val="0"/>
          <w:numId w:val="2"/>
        </w:numPr>
        <w:rPr>
          <w:del w:id="279" w:author="Jonas Munk Jensen" w:date="2026-10-07T16:00:00Z"/>
          <w:lang w:val="en-US"/>
        </w:rPr>
      </w:pPr>
      <w:del w:id="280" w:author="Jonas Munk Jensen" w:date="2026-10-07T16:00:00Z">
        <w:r>
          <w:rPr>
            <w:b/>
            <w:bCs/>
            <w:lang w:val="en-US"/>
          </w:rPr>
          <w:delText>Register-based variables:</w:delText>
        </w:r>
        <w:r>
          <w:rPr>
            <w:lang w:val="en-US"/>
          </w:rPr>
          <w:delText xml:space="preserve"> age, sex, highest attained educational level, equivalized disposable household income, cohabitation/marital status, country of origin, </w:delText>
        </w:r>
        <w:commentRangeStart w:id="281"/>
        <w:r>
          <w:rPr>
            <w:lang w:val="en-US"/>
          </w:rPr>
          <w:delText>diabetes duration</w:delText>
        </w:r>
      </w:del>
      <w:commentRangeEnd w:id="281"/>
      <w:r>
        <w:rPr>
          <w:rStyle w:val="Kommentarhenvisning"/>
          <w:rFonts w:cstheme="majorBidi"/>
          <w:sz w:val="28"/>
          <w:szCs w:val="28"/>
          <w:lang w:val="en-US"/>
        </w:rPr>
        <w:commentReference w:id="281"/>
      </w:r>
      <w:del w:id="282" w:author="Jonas Munk Jensen" w:date="2026-10-07T16:00:00Z">
        <w:r>
          <w:rPr>
            <w:lang w:val="en-US"/>
          </w:rPr>
          <w:delText xml:space="preserve">, HbA1c, </w:delText>
        </w:r>
        <w:commentRangeStart w:id="283"/>
        <w:r>
          <w:rPr>
            <w:lang w:val="en-US"/>
          </w:rPr>
          <w:delText>total cholesterol</w:delText>
        </w:r>
      </w:del>
      <w:commentRangeEnd w:id="283"/>
      <w:r>
        <w:rPr>
          <w:rStyle w:val="Kommentarhenvisning"/>
          <w:rFonts w:cstheme="majorBidi"/>
          <w:sz w:val="28"/>
          <w:szCs w:val="28"/>
          <w:lang w:val="en-US"/>
        </w:rPr>
        <w:commentReference w:id="283"/>
      </w:r>
      <w:del w:id="284" w:author="Jonas Munk Jensen" w:date="2026-10-07T16:00:00Z">
        <w:r>
          <w:rPr>
            <w:lang w:val="en-US"/>
          </w:rPr>
          <w:delText>, comorbidity (NMI)</w:delText>
        </w:r>
      </w:del>
    </w:p>
    <w:p w14:paraId="5B25A361" w14:textId="77777777" w:rsidR="004230EC" w:rsidRPr="004230EC" w:rsidRDefault="004230EC" w:rsidP="004230EC">
      <w:pPr>
        <w:numPr>
          <w:ilvl w:val="0"/>
          <w:numId w:val="2"/>
        </w:numPr>
        <w:rPr>
          <w:del w:id="285" w:author="Jonas Munk Jensen" w:date="2026-10-07T16:00:00Z"/>
          <w:lang w:val="en-US"/>
        </w:rPr>
      </w:pPr>
      <w:del w:id="286" w:author="Jonas Munk Jensen" w:date="2026-10-07T16:00:00Z">
        <w:r>
          <w:rPr>
            <w:b/>
            <w:bCs/>
            <w:lang w:val="en-US"/>
          </w:rPr>
          <w:delText>Self-reported variables (from the primary questionnaire):</w:delText>
        </w:r>
        <w:r>
          <w:rPr>
            <w:lang w:val="en-US"/>
          </w:rPr>
          <w:delText xml:space="preserve"> BMI, smoking status, physical activity level, personality traits, WHO-5, Health Literacy Questionnaire (HLQ), Problem Areas in Diabetes (PAID), SF-12, perceived disease burden</w:delText>
        </w:r>
      </w:del>
    </w:p>
    <w:p w14:paraId="4DF9A0E5" w14:textId="77777777" w:rsidR="004230EC" w:rsidRPr="004230EC" w:rsidRDefault="004230EC" w:rsidP="004230EC">
      <w:pPr>
        <w:rPr>
          <w:del w:id="287" w:author="Jonas Munk Jensen" w:date="2026-10-07T16:00:00Z"/>
          <w:lang w:val="en-US"/>
        </w:rPr>
      </w:pPr>
      <w:del w:id="288" w:author="Jonas Munk Jensen" w:date="2026-10-07T16:00:00Z">
        <w:r>
          <w:rPr>
            <w:lang w:val="en-US"/>
          </w:rPr>
          <w:delText>Continuous predictors will be modeled flexibly (restricted cubic splines) where non-linear associations with response probability are plausible.</w:delText>
        </w:r>
      </w:del>
    </w:p>
    <w:p w14:paraId="7C9E572A" w14:textId="77777777" w:rsidR="004230EC" w:rsidRPr="004230EC" w:rsidRDefault="004230EC" w:rsidP="004230EC">
      <w:pPr>
        <w:rPr>
          <w:del w:id="289" w:author="Jonas Munk Jensen" w:date="2026-10-07T16:00:00Z"/>
          <w:lang w:val="en-US"/>
        </w:rPr>
      </w:pPr>
      <w:del w:id="290" w:author="Jonas Munk Jensen" w:date="2026-10-07T16:00:00Z">
        <w:r>
          <w:rPr>
            <w:lang w:val="en-US"/>
          </w:rPr>
          <w:delText>Predicted probabilities from this model will be used to construct stabilized inverse probability weights: for each completer, weight = (marginal probability of completion in the consented pool) / (individual predicted probability of completion given covariates). The distribution of weights (mean, range, effective sample size) will be reported.</w:delText>
        </w:r>
      </w:del>
    </w:p>
    <w:p w14:paraId="6182EEA0" w14:textId="77777777" w:rsidR="004230EC" w:rsidRPr="004230EC" w:rsidRDefault="004230EC" w:rsidP="004230EC">
      <w:pPr>
        <w:rPr>
          <w:del w:id="291" w:author="Jonas Munk Jensen" w:date="2026-10-07T16:00:00Z"/>
          <w:lang w:val="en-US"/>
        </w:rPr>
      </w:pPr>
      <w:commentRangeStart w:id="292"/>
      <w:del w:id="293" w:author="Jonas Munk Jensen" w:date="2026-10-07T16:00:00Z">
        <w:r>
          <w:rPr>
            <w:lang w:val="en-US"/>
          </w:rPr>
          <w:delText xml:space="preserve">Weighted analyses </w:delText>
        </w:r>
      </w:del>
      <w:del w:id="294" w:author="Jonas Munk Jensen" w:date="2026-10-07T14:00:00Z">
        <w:r>
          <w:rPr>
            <w:lang w:val="en-US"/>
          </w:rPr>
          <w:delText>in this and subsequent components</w:delText>
        </w:r>
      </w:del>
      <w:del w:id="295" w:author="Jonas Munk Jensen" w:date="2026-10-07T16:00:00Z">
        <w:r>
          <w:rPr>
            <w:lang w:val="en-US"/>
          </w:rPr>
          <w:delText xml:space="preserve"> will use survey-weighted estimation so that variance estimates correctly reflect weighting.</w:delText>
        </w:r>
      </w:del>
      <w:commentRangeEnd w:id="292"/>
      <w:r w:rsidRPr="004230EC">
        <w:rPr>
          <w:rStyle w:val="Kommentarhenvisning"/>
          <w:rFonts w:cstheme="majorBidi"/>
          <w:sz w:val="28"/>
          <w:szCs w:val="28"/>
          <w:lang w:val="en-US"/>
        </w:rPr>
        <w:commentReference w:id="292"/>
      </w:r>
    </w:p>
    <w:p w14:paraId="77096071" w14:textId="77777777" w:rsidR="004230EC" w:rsidRPr="004230EC" w:rsidRDefault="004230EC">
      <w:pPr>
        <w:pStyle w:val="Overskrift3"/>
        <w:rPr>
          <w:lang w:val="en-US"/>
        </w:rPr>
        <w:pPrChange w:id="296" w:author="Jonas Munk Jensen" w:date="2026-10-07T14:00:00Z">
          <w:pPr/>
        </w:pPrChange>
      </w:pPr>
      <w:bookmarkStart w:id="297" w:name="statistical-analysis"/>
      <w:bookmarkEnd w:id="297"/>
      <w:commentRangeStart w:id="298"/>
      <w:del w:id="299" w:author="Jonas Munk Jensen" w:date="2026-10-07T14:00:00Z">
        <w:r>
          <w:rPr>
            <w:lang w:val="en-US"/>
          </w:rPr>
          <w:delText xml:space="preserve">3.1.6 </w:delText>
        </w:r>
      </w:del>
      <w:r>
        <w:rPr>
          <w:lang w:val="en-US"/>
        </w:rPr>
        <w:t>Statistical analysis</w:t>
      </w:r>
      <w:commentRangeEnd w:id="298"/>
      <w:r w:rsidRPr="004230EC">
        <w:rPr>
          <w:rStyle w:val="Kommentarhenvisning"/>
          <w:rFonts w:cstheme="majorBidi"/>
          <w:sz w:val="28"/>
          <w:szCs w:val="28"/>
          <w:lang w:val="en-US"/>
        </w:rPr>
        <w:commentReference w:id="298"/>
      </w:r>
    </w:p>
    <w:p w14:paraId="5DD0AB7A" w14:textId="77777777" w:rsidR="008833BD" w:rsidRDefault="00000000">
      <w:pPr>
        <w:rPr>
          <w:ins w:id="300" w:author="Jonas Munk Jensen" w:date="2026-10-07T16:00:00Z"/>
          <w:lang w:val="en-US"/>
        </w:rPr>
      </w:pPr>
      <w:commentRangeStart w:id="301"/>
      <w:ins w:id="302" w:author="Jonas Munk Jensen" w:date="2026-10-07T16:00:00Z">
        <w:r>
          <w:rPr>
            <w:lang w:val="en-US"/>
          </w:rPr>
          <w:t>Of the 13,328 individuals who consented to the supplementary questionnaire, 4,704 completed it. To allow the observed sample to represent the consented population, each consenting individual’s probability of completion will be estimated by logistic regression including register-based predictors (age, sex, highest attained educational level, equivalized disposable household income, cohabitation/marital status, country of origin, diabetes duration, HbA1c, total cholesterol and comorbidity (NMI)) and self-reported predictors from the primary HICD questionnaire (BMI, smoking status, physical activity level, personality traits, WHO-5, HLQ, PAID, SF-12 and perceived disease burden). Continuous predictors will be modeled with restricted cubic splines where non-linear associations are plausible. Completers will receive stabilized inverse probability weights, and the distribution of the weights (mean, range and effective sample size) will be reported. All weighted analyses in this and the following sub-questions will use design-based (robust) variance estimation.</w:t>
        </w:r>
      </w:ins>
      <w:commentRangeEnd w:id="301"/>
      <w:r>
        <w:rPr>
          <w:rStyle w:val="Kommentarhenvisning"/>
          <w:rFonts w:cstheme="minorBidi"/>
          <w:sz w:val="22"/>
          <w:szCs w:val="22"/>
          <w:lang w:val="en-US"/>
        </w:rPr>
        <w:commentReference w:id="301"/>
      </w:r>
    </w:p>
    <w:p w14:paraId="3DC5B39B" w14:textId="77777777" w:rsidR="004230EC" w:rsidRPr="004230EC" w:rsidRDefault="004230EC" w:rsidP="004230EC">
      <w:pPr>
        <w:rPr>
          <w:lang w:val="en-US"/>
        </w:rPr>
      </w:pPr>
      <w:commentRangeStart w:id="303"/>
      <w:del w:id="304" w:author="Jonas Munk Jensen" w:date="2026-10-07T16:00:00Z">
        <w:r>
          <w:rPr>
            <w:lang w:val="en-US"/>
          </w:rPr>
          <w:delText>Descriptive statistics will be used to summarize the data, reported separately for:</w:delText>
        </w:r>
      </w:del>
      <w:ins w:id="305" w:author="Jonas Munk Jensen" w:date="2026-10-07T16:00:00Z">
        <w:r>
          <w:rPr>
            <w:lang w:val="en-US"/>
          </w:rPr>
          <w:t>Descriptive statistics will be reported separately for the observed analysis sample (unweighted) and the response-weighted analysis sample.</w:t>
        </w:r>
      </w:ins>
      <w:commentRangeEnd w:id="303"/>
      <w:r w:rsidRPr="004230EC">
        <w:rPr>
          <w:rStyle w:val="Kommentarhenvisning"/>
          <w:rFonts w:cstheme="minorBidi"/>
          <w:sz w:val="22"/>
          <w:szCs w:val="22"/>
          <w:lang w:val="en-US"/>
        </w:rPr>
        <w:commentReference w:id="303"/>
      </w:r>
    </w:p>
    <w:p w14:paraId="64881228" w14:textId="5704E14A" w:rsidR="004230EC" w:rsidRPr="004230EC" w:rsidRDefault="004230EC" w:rsidP="004230EC">
      <w:pPr>
        <w:numPr>
          <w:ilvl w:val="0"/>
          <w:numId w:val="3"/>
        </w:numPr>
        <w:rPr>
          <w:del w:id="306" w:author="Jonas Munk Jensen" w:date="2026-10-07T16:00:00Z"/>
          <w:lang w:val="en-US"/>
        </w:rPr>
      </w:pPr>
      <w:del w:id="307" w:author="Jonas Munk Jensen" w:date="2026-10-07T16:00:00Z">
        <w:r>
          <w:rPr>
            <w:lang w:val="en-US"/>
          </w:rPr>
          <w:delText xml:space="preserve">The </w:delText>
        </w:r>
        <w:r>
          <w:rPr>
            <w:b/>
            <w:bCs/>
            <w:lang w:val="en-US"/>
          </w:rPr>
          <w:delText>observed analysis sample</w:delText>
        </w:r>
        <w:r>
          <w:rPr>
            <w:lang w:val="en-US"/>
          </w:rPr>
          <w:delText xml:space="preserve"> (</w:delText>
        </w:r>
      </w:del>
      <m:oMath>
        <m:r>
          <w:del w:id="308" w:author="Jonas Munk Jensen" w:date="2026-10-07T16:00:00Z">
            <w:rPr>
              <w:rFonts w:ascii="Cambria Math" w:hAnsi="Cambria Math"/>
              <w:lang w:val="en-US"/>
            </w:rPr>
            <m:t>n</m:t>
          </w:del>
        </m:r>
        <m:r>
          <w:del w:id="309" w:author="Jonas Munk Jensen" w:date="2026-10-07T16:00:00Z">
            <m:rPr>
              <m:sty m:val="p"/>
            </m:rPr>
            <w:rPr>
              <w:rFonts w:ascii="Cambria Math" w:hAnsi="Cambria Math"/>
              <w:lang w:val="en-US"/>
            </w:rPr>
            <m:t>=</m:t>
          </w:del>
        </m:r>
        <m:r>
          <w:del w:id="310" w:author="Jonas Munk Jensen" w:date="2026-10-07T16:00:00Z">
            <w:rPr>
              <w:rFonts w:ascii="Cambria Math" w:hAnsi="Cambria Math"/>
              <w:lang w:val="en-US"/>
            </w:rPr>
            <m:t>4</m:t>
          </w:del>
        </m:r>
        <m:r>
          <w:del w:id="311" w:author="Jonas Munk Jensen" w:date="2026-10-07T16:00:00Z">
            <m:rPr>
              <m:sty m:val="p"/>
            </m:rPr>
            <w:rPr>
              <w:rFonts w:ascii="Cambria Math" w:hAnsi="Cambria Math"/>
              <w:lang w:val="en-US"/>
            </w:rPr>
            <m:t>,</m:t>
          </w:del>
        </m:r>
        <m:r>
          <w:del w:id="312" w:author="Jonas Munk Jensen" w:date="2026-10-07T16:00:00Z">
            <w:rPr>
              <w:rFonts w:ascii="Cambria Math" w:hAnsi="Cambria Math"/>
              <w:lang w:val="en-US"/>
            </w:rPr>
            <m:t>704</m:t>
          </w:del>
        </m:r>
      </m:oMath>
      <w:del w:id="313" w:author="Jonas Munk Jensen" w:date="2026-10-07T16:00:00Z">
        <w:r>
          <w:rPr>
            <w:lang w:val="en-US"/>
          </w:rPr>
          <w:delText>), unweighted</w:delText>
        </w:r>
      </w:del>
    </w:p>
    <w:p w14:paraId="532D61FF" w14:textId="7CB095DF" w:rsidR="004230EC" w:rsidRPr="004230EC" w:rsidRDefault="004230EC" w:rsidP="004230EC">
      <w:pPr>
        <w:numPr>
          <w:ilvl w:val="0"/>
          <w:numId w:val="3"/>
        </w:numPr>
        <w:rPr>
          <w:del w:id="314" w:author="Jonas Munk Jensen" w:date="2026-10-07T16:00:00Z"/>
          <w:lang w:val="en-US"/>
        </w:rPr>
      </w:pPr>
      <w:del w:id="315" w:author="Jonas Munk Jensen" w:date="2026-10-07T16:00:00Z">
        <w:r>
          <w:rPr>
            <w:lang w:val="en-US"/>
          </w:rPr>
          <w:delText xml:space="preserve">The </w:delText>
        </w:r>
        <w:r>
          <w:rPr>
            <w:b/>
            <w:bCs/>
            <w:lang w:val="en-US"/>
          </w:rPr>
          <w:delText>response-weighted analysis sample</w:delText>
        </w:r>
        <w:r>
          <w:rPr>
            <w:lang w:val="en-US"/>
          </w:rPr>
          <w:delText>, applying the weights described above to represent the consented population (</w:delText>
        </w:r>
      </w:del>
      <m:oMath>
        <m:r>
          <w:del w:id="316" w:author="Jonas Munk Jensen" w:date="2026-10-07T16:00:00Z">
            <w:rPr>
              <w:rFonts w:ascii="Cambria Math" w:hAnsi="Cambria Math"/>
              <w:lang w:val="en-US"/>
            </w:rPr>
            <m:t>n</m:t>
          </w:del>
        </m:r>
        <m:r>
          <w:del w:id="317" w:author="Jonas Munk Jensen" w:date="2026-10-07T16:00:00Z">
            <m:rPr>
              <m:sty m:val="p"/>
            </m:rPr>
            <w:rPr>
              <w:rFonts w:ascii="Cambria Math" w:hAnsi="Cambria Math"/>
              <w:lang w:val="en-US"/>
            </w:rPr>
            <m:t>=</m:t>
          </w:del>
        </m:r>
        <m:r>
          <w:del w:id="318" w:author="Jonas Munk Jensen" w:date="2026-10-07T16:00:00Z">
            <w:rPr>
              <w:rFonts w:ascii="Cambria Math" w:hAnsi="Cambria Math"/>
              <w:lang w:val="en-US"/>
            </w:rPr>
            <m:t>13</m:t>
          </w:del>
        </m:r>
        <m:r>
          <w:del w:id="319" w:author="Jonas Munk Jensen" w:date="2026-10-07T16:00:00Z">
            <m:rPr>
              <m:sty m:val="p"/>
            </m:rPr>
            <w:rPr>
              <w:rFonts w:ascii="Cambria Math" w:hAnsi="Cambria Math"/>
              <w:lang w:val="en-US"/>
            </w:rPr>
            <m:t>,</m:t>
          </w:del>
        </m:r>
        <m:r>
          <w:del w:id="320" w:author="Jonas Munk Jensen" w:date="2026-10-07T16:00:00Z">
            <w:rPr>
              <w:rFonts w:ascii="Cambria Math" w:hAnsi="Cambria Math"/>
              <w:lang w:val="en-US"/>
            </w:rPr>
            <m:t>328</m:t>
          </w:del>
        </m:r>
      </m:oMath>
      <w:del w:id="321" w:author="Jonas Munk Jensen" w:date="2026-10-07T16:00:00Z">
        <w:r>
          <w:rPr>
            <w:lang w:val="en-US"/>
          </w:rPr>
          <w:delText>)</w:delText>
        </w:r>
      </w:del>
    </w:p>
    <w:p w14:paraId="0F1548D5" w14:textId="6841D98D" w:rsidR="004230EC" w:rsidRPr="004230EC" w:rsidRDefault="004230EC" w:rsidP="004230EC">
      <w:pPr>
        <w:rPr>
          <w:lang w:val="en-US"/>
        </w:rPr>
      </w:pPr>
      <w:r>
        <w:rPr>
          <w:lang w:val="en-US"/>
        </w:rPr>
        <w:t>For each municipal service item, the number and (weighted and unweighted) proportion of respondents in each response category will be reported.</w:t>
      </w:r>
      <w:commentRangeStart w:id="322"/>
      <w:ins w:id="323" w:author="Jonas Munk Jensen" w:date="2026-10-07T12:00:00Z">
        <w:r>
          <w:rPr>
            <w:lang w:val="en-US"/>
          </w:rPr>
          <w:t xml:space="preserve"> In addition, the proportions offered, reporting self-initiated contact </w:t>
        </w:r>
        <w:r>
          <w:rPr>
            <w:lang w:val="en-US"/>
          </w:rPr>
          <w:lastRenderedPageBreak/>
          <w:t>and reporting unmet need will be reported, together with uptake among those offered. Denominators comprise all respondents with a valid answer to the item (excluding “Don’t know” and missing); “Not relevant” is retained in the denominator, and a sensitivity analysis excluding “Not relevant” will be performed. In the weighted analysis, uptake will be estimated as a domain (subpopulation) estimate within the survey design.</w:t>
        </w:r>
      </w:ins>
      <w:commentRangeEnd w:id="322"/>
      <w:r>
        <w:rPr>
          <w:rStyle w:val="Kommentarhenvisning"/>
          <w:rFonts w:cstheme="minorBidi"/>
          <w:sz w:val="22"/>
          <w:szCs w:val="22"/>
          <w:lang w:val="en-US"/>
        </w:rPr>
        <w:commentReference w:id="322"/>
      </w:r>
      <w:r>
        <w:rPr>
          <w:lang w:val="en-US"/>
        </w:rPr>
        <w:t xml:space="preserve"> Results will be presented in tables, including overall distributions as well as stratified analyses by sex, employment status, and age group </w:t>
      </w:r>
      <w:commentRangeStart w:id="324"/>
      <w:commentRangeStart w:id="325"/>
      <w:r>
        <w:rPr>
          <w:lang w:val="en-US"/>
        </w:rPr>
        <w:t>(</w:t>
      </w:r>
      <m:oMath>
        <m:r>
          <m:rPr>
            <m:sty m:val="p"/>
          </m:rPr>
          <w:rPr>
            <w:rFonts w:ascii="Cambria Math" w:hAnsi="Cambria Math"/>
            <w:lang w:val="en-US"/>
          </w:rPr>
          <m:t>&lt;</m:t>
        </m:r>
        <m:r>
          <w:rPr>
            <w:rFonts w:ascii="Cambria Math" w:hAnsi="Cambria Math"/>
            <w:lang w:val="en-US"/>
          </w:rPr>
          <m:t>6</m:t>
        </m:r>
        <m:r>
          <w:ins w:id="326" w:author="Jonas Munk Jensen" w:date="2026-10-09T12:53:00Z" w16du:dateUtc="2026-10-09T10:53:00Z">
            <w:rPr>
              <w:rFonts w:ascii="Cambria Math" w:hAnsi="Cambria Math"/>
              <w:lang w:val="en-US"/>
            </w:rPr>
            <m:t>7</m:t>
          </w:ins>
        </m:r>
        <m:r>
          <w:del w:id="327" w:author="Jonas Munk Jensen" w:date="2026-10-09T12:53:00Z" w16du:dateUtc="2026-10-09T10:53:00Z">
            <w:rPr>
              <w:rFonts w:ascii="Cambria Math" w:hAnsi="Cambria Math"/>
              <w:lang w:val="en-US"/>
            </w:rPr>
            <m:t>5</m:t>
          </w:del>
        </m:r>
      </m:oMath>
      <w:r>
        <w:rPr>
          <w:lang w:val="en-US"/>
        </w:rPr>
        <w:t xml:space="preserve"> years vs. </w:t>
      </w:r>
      <m:oMath>
        <m:r>
          <m:rPr>
            <m:sty m:val="p"/>
          </m:rPr>
          <w:rPr>
            <w:rFonts w:ascii="Cambria Math" w:hAnsi="Cambria Math"/>
            <w:lang w:val="en-US"/>
          </w:rPr>
          <m:t>≥</m:t>
        </m:r>
        <m:r>
          <w:rPr>
            <w:rFonts w:ascii="Cambria Math" w:hAnsi="Cambria Math"/>
            <w:lang w:val="en-US"/>
          </w:rPr>
          <m:t>6</m:t>
        </m:r>
        <m:r>
          <w:ins w:id="328" w:author="Jonas Munk Jensen" w:date="2026-10-09T12:53:00Z" w16du:dateUtc="2026-10-09T10:53:00Z">
            <w:rPr>
              <w:rFonts w:ascii="Cambria Math" w:hAnsi="Cambria Math"/>
              <w:lang w:val="en-US"/>
            </w:rPr>
            <m:t>7</m:t>
          </w:ins>
        </m:r>
        <m:r>
          <w:del w:id="329" w:author="Jonas Munk Jensen" w:date="2026-10-09T12:53:00Z" w16du:dateUtc="2026-10-09T10:53:00Z">
            <w:rPr>
              <w:rFonts w:ascii="Cambria Math" w:hAnsi="Cambria Math"/>
              <w:lang w:val="en-US"/>
            </w:rPr>
            <m:t>5</m:t>
          </w:del>
        </m:r>
      </m:oMath>
      <w:r>
        <w:rPr>
          <w:lang w:val="en-US"/>
        </w:rPr>
        <w:t xml:space="preserve"> years</w:t>
      </w:r>
      <w:commentRangeEnd w:id="324"/>
      <w:r>
        <w:rPr>
          <w:rStyle w:val="Kommentarhenvisning"/>
          <w:rFonts w:cstheme="minorBidi"/>
          <w:sz w:val="22"/>
          <w:szCs w:val="22"/>
          <w:lang w:val="en-US"/>
        </w:rPr>
        <w:commentReference w:id="324"/>
      </w:r>
      <w:commentRangeEnd w:id="325"/>
      <w:r w:rsidR="00860F14">
        <w:rPr>
          <w:rStyle w:val="Kommentarhenvisning"/>
          <w:rFonts w:cstheme="minorBidi"/>
          <w:sz w:val="22"/>
          <w:szCs w:val="22"/>
          <w:lang w:val="en-US"/>
        </w:rPr>
        <w:commentReference w:id="325"/>
      </w:r>
      <w:r>
        <w:rPr>
          <w:lang w:val="en-US"/>
        </w:rPr>
        <w:t>).</w:t>
      </w:r>
      <w:commentRangeStart w:id="330"/>
      <w:ins w:id="331" w:author="Jonas Munk Jensen" w:date="2026-10-07T14:00:00Z">
        <w:r>
          <w:rPr>
            <w:lang w:val="en-US"/>
          </w:rPr>
          <w:t xml:space="preserve"> An example of the table structure is provided in the Supplementary material (Table S1).</w:t>
        </w:r>
      </w:ins>
      <w:commentRangeEnd w:id="330"/>
      <w:r w:rsidRPr="004230EC">
        <w:rPr>
          <w:rStyle w:val="Kommentarhenvisning"/>
          <w:rFonts w:cstheme="minorBidi"/>
          <w:sz w:val="22"/>
          <w:szCs w:val="22"/>
          <w:lang w:val="en-US"/>
        </w:rPr>
        <w:commentReference w:id="330"/>
      </w:r>
    </w:p>
    <w:p w14:paraId="3E97DB03" w14:textId="77777777" w:rsidR="004230EC" w:rsidRPr="004230EC" w:rsidRDefault="004230EC" w:rsidP="004230EC">
      <w:pPr>
        <w:rPr>
          <w:del w:id="332" w:author="Jonas Munk Jensen" w:date="2026-10-07T14:00:00Z"/>
          <w:lang w:val="en-US"/>
        </w:rPr>
      </w:pPr>
      <w:commentRangeStart w:id="333"/>
      <w:del w:id="334" w:author="Jonas Munk Jensen" w:date="2026-10-07T14:00:00Z">
        <w:r>
          <w:rPr>
            <w:b/>
            <w:bCs/>
            <w:lang w:val="en-US"/>
          </w:rPr>
          <w:delText>Example of table structure</w:delText>
        </w:r>
      </w:del>
      <w:commentRangeEnd w:id="333"/>
      <w:r w:rsidRPr="004230EC">
        <w:rPr>
          <w:rStyle w:val="Kommentarhenvisning"/>
          <w:rFonts w:cstheme="minorBidi"/>
          <w:sz w:val="22"/>
          <w:szCs w:val="22"/>
          <w:lang w:val="en-US"/>
        </w:rPr>
        <w:commentReference w:id="333"/>
      </w:r>
    </w:p>
    <w:tbl>
      <w:tblPr>
        <w:tblW w:w="5000" w:type="pct"/>
        <w:tblLayout w:type="fixed"/>
        <w:tblLook w:val="0020" w:firstRow="1" w:lastRow="0" w:firstColumn="0" w:lastColumn="0" w:noHBand="0" w:noVBand="0"/>
      </w:tblPr>
      <w:tblGrid>
        <w:gridCol w:w="3099"/>
        <w:gridCol w:w="2291"/>
        <w:gridCol w:w="2291"/>
        <w:gridCol w:w="2291"/>
      </w:tblGrid>
      <w:tr w:rsidR="004230EC" w:rsidRPr="004E5828" w14:paraId="1D362F96" w14:textId="77777777" w:rsidTr="00404213">
        <w:trPr>
          <w:tblHeader/>
          <w:del w:id="335" w:author="Jonas Munk Jensen" w:date="2026-10-07T14:00:00Z"/>
        </w:trPr>
        <w:tc>
          <w:tcPr>
            <w:tcW w:w="2461" w:type="dxa"/>
          </w:tcPr>
          <w:p w14:paraId="62B9CE71" w14:textId="77777777" w:rsidR="004230EC" w:rsidRPr="004230EC" w:rsidRDefault="004230EC" w:rsidP="004230EC">
            <w:pPr>
              <w:rPr>
                <w:lang w:val="en-US"/>
              </w:rPr>
            </w:pPr>
            <w:del w:id="336" w:author="Jonas Munk Jensen" w:date="2026-10-07T14:00:00Z">
              <w:r>
                <w:rPr>
                  <w:lang w:val="en-US"/>
                </w:rPr>
                <w:delText>Exercise program</w:delText>
              </w:r>
            </w:del>
          </w:p>
        </w:tc>
        <w:tc>
          <w:tcPr>
            <w:tcW w:w="1819" w:type="dxa"/>
          </w:tcPr>
          <w:p w14:paraId="0D31A26A" w14:textId="77777777" w:rsidR="004230EC" w:rsidRPr="004230EC" w:rsidRDefault="004230EC" w:rsidP="004230EC">
            <w:pPr>
              <w:rPr>
                <w:lang w:val="en-US"/>
              </w:rPr>
            </w:pPr>
            <w:del w:id="337" w:author="Jonas Munk Jensen" w:date="2026-10-07T14:00:00Z">
              <w:r>
                <w:rPr>
                  <w:lang w:val="en-US"/>
                </w:rPr>
                <w:delText>N (unweighted)</w:delText>
              </w:r>
            </w:del>
          </w:p>
        </w:tc>
        <w:tc>
          <w:tcPr>
            <w:tcW w:w="1819" w:type="dxa"/>
          </w:tcPr>
          <w:p w14:paraId="44307C6C" w14:textId="77777777" w:rsidR="004230EC" w:rsidRPr="004230EC" w:rsidRDefault="004230EC" w:rsidP="004230EC">
            <w:pPr>
              <w:rPr>
                <w:lang w:val="en-US"/>
              </w:rPr>
            </w:pPr>
            <w:del w:id="338" w:author="Jonas Munk Jensen" w:date="2026-10-07T14:00:00Z">
              <w:r>
                <w:rPr>
                  <w:lang w:val="en-US"/>
                </w:rPr>
                <w:delText>% (unweighted)</w:delText>
              </w:r>
            </w:del>
          </w:p>
        </w:tc>
        <w:tc>
          <w:tcPr>
            <w:tcW w:w="1819" w:type="dxa"/>
          </w:tcPr>
          <w:p w14:paraId="132212C1" w14:textId="77777777" w:rsidR="004230EC" w:rsidRPr="004230EC" w:rsidRDefault="004230EC" w:rsidP="004230EC">
            <w:pPr>
              <w:rPr>
                <w:lang w:val="en-US"/>
              </w:rPr>
            </w:pPr>
            <w:del w:id="339" w:author="Jonas Munk Jensen" w:date="2026-10-07T14:00:00Z">
              <w:r>
                <w:rPr>
                  <w:lang w:val="en-US"/>
                </w:rPr>
                <w:delText>% (weighted)</w:delText>
              </w:r>
            </w:del>
          </w:p>
        </w:tc>
      </w:tr>
      <w:tr w:rsidR="004230EC" w:rsidRPr="004E5828" w14:paraId="6AA24250" w14:textId="77777777" w:rsidTr="00404213">
        <w:trPr>
          <w:del w:id="340" w:author="Jonas Munk Jensen" w:date="2026-10-07T14:00:00Z"/>
        </w:trPr>
        <w:tc>
          <w:tcPr>
            <w:tcW w:w="2461" w:type="dxa"/>
          </w:tcPr>
          <w:p w14:paraId="42CC4D2E" w14:textId="77777777" w:rsidR="004230EC" w:rsidRPr="004230EC" w:rsidRDefault="004230EC" w:rsidP="004230EC">
            <w:pPr>
              <w:rPr>
                <w:lang w:val="en-US"/>
              </w:rPr>
            </w:pPr>
            <w:del w:id="341" w:author="Jonas Munk Jensen" w:date="2026-10-07T14:00:00Z">
              <w:r>
                <w:rPr>
                  <w:lang w:val="en-US"/>
                </w:rPr>
                <w:delText>Yes, and I accepted the offer</w:delText>
              </w:r>
            </w:del>
          </w:p>
        </w:tc>
        <w:tc>
          <w:tcPr>
            <w:tcW w:w="1819" w:type="dxa"/>
          </w:tcPr>
          <w:p w14:paraId="32B9C6B0" w14:textId="77777777" w:rsidR="004230EC" w:rsidRPr="004230EC" w:rsidRDefault="004230EC" w:rsidP="004230EC">
            <w:pPr>
              <w:rPr>
                <w:lang w:val="en-US"/>
              </w:rPr>
            </w:pPr>
          </w:p>
        </w:tc>
        <w:tc>
          <w:tcPr>
            <w:tcW w:w="1819" w:type="dxa"/>
          </w:tcPr>
          <w:p w14:paraId="1C0813C6" w14:textId="77777777" w:rsidR="004230EC" w:rsidRPr="004230EC" w:rsidRDefault="004230EC" w:rsidP="004230EC">
            <w:pPr>
              <w:rPr>
                <w:lang w:val="en-US"/>
              </w:rPr>
            </w:pPr>
          </w:p>
        </w:tc>
        <w:tc>
          <w:tcPr>
            <w:tcW w:w="1819" w:type="dxa"/>
          </w:tcPr>
          <w:p w14:paraId="7CEB517E" w14:textId="77777777" w:rsidR="004230EC" w:rsidRPr="004230EC" w:rsidRDefault="004230EC" w:rsidP="004230EC">
            <w:pPr>
              <w:rPr>
                <w:lang w:val="en-US"/>
              </w:rPr>
            </w:pPr>
          </w:p>
        </w:tc>
      </w:tr>
      <w:tr w:rsidR="004230EC" w:rsidRPr="004E5828" w14:paraId="0DD701C9" w14:textId="77777777" w:rsidTr="00404213">
        <w:trPr>
          <w:del w:id="342" w:author="Jonas Munk Jensen" w:date="2026-10-07T14:00:00Z"/>
        </w:trPr>
        <w:tc>
          <w:tcPr>
            <w:tcW w:w="2461" w:type="dxa"/>
          </w:tcPr>
          <w:p w14:paraId="6DD6D47F" w14:textId="77777777" w:rsidR="004230EC" w:rsidRPr="004230EC" w:rsidRDefault="004230EC" w:rsidP="004230EC">
            <w:pPr>
              <w:rPr>
                <w:lang w:val="en-US"/>
              </w:rPr>
            </w:pPr>
            <w:del w:id="343" w:author="Jonas Munk Jensen" w:date="2026-10-07T14:00:00Z">
              <w:r>
                <w:rPr>
                  <w:lang w:val="en-US"/>
                </w:rPr>
                <w:delText>Yes, but I did not accept the offer</w:delText>
              </w:r>
            </w:del>
          </w:p>
        </w:tc>
        <w:tc>
          <w:tcPr>
            <w:tcW w:w="1819" w:type="dxa"/>
          </w:tcPr>
          <w:p w14:paraId="65A2F961" w14:textId="77777777" w:rsidR="004230EC" w:rsidRPr="004230EC" w:rsidRDefault="004230EC" w:rsidP="004230EC">
            <w:pPr>
              <w:rPr>
                <w:lang w:val="en-US"/>
              </w:rPr>
            </w:pPr>
          </w:p>
        </w:tc>
        <w:tc>
          <w:tcPr>
            <w:tcW w:w="1819" w:type="dxa"/>
          </w:tcPr>
          <w:p w14:paraId="3845F826" w14:textId="77777777" w:rsidR="004230EC" w:rsidRPr="004230EC" w:rsidRDefault="004230EC" w:rsidP="004230EC">
            <w:pPr>
              <w:rPr>
                <w:lang w:val="en-US"/>
              </w:rPr>
            </w:pPr>
          </w:p>
        </w:tc>
        <w:tc>
          <w:tcPr>
            <w:tcW w:w="1819" w:type="dxa"/>
          </w:tcPr>
          <w:p w14:paraId="6F4D9195" w14:textId="77777777" w:rsidR="004230EC" w:rsidRPr="004230EC" w:rsidRDefault="004230EC" w:rsidP="004230EC">
            <w:pPr>
              <w:rPr>
                <w:lang w:val="en-US"/>
              </w:rPr>
            </w:pPr>
          </w:p>
        </w:tc>
      </w:tr>
      <w:tr w:rsidR="004230EC" w:rsidRPr="004E5828" w14:paraId="482F0581" w14:textId="77777777" w:rsidTr="00404213">
        <w:trPr>
          <w:del w:id="344" w:author="Jonas Munk Jensen" w:date="2026-10-07T14:00:00Z"/>
        </w:trPr>
        <w:tc>
          <w:tcPr>
            <w:tcW w:w="2461" w:type="dxa"/>
          </w:tcPr>
          <w:p w14:paraId="0C6C2ADA" w14:textId="77777777" w:rsidR="004230EC" w:rsidRPr="004230EC" w:rsidRDefault="004230EC" w:rsidP="004230EC">
            <w:pPr>
              <w:rPr>
                <w:lang w:val="en-US"/>
              </w:rPr>
            </w:pPr>
            <w:del w:id="345" w:author="Jonas Munk Jensen" w:date="2026-10-07T14:00:00Z">
              <w:r>
                <w:rPr>
                  <w:lang w:val="en-US"/>
                </w:rPr>
                <w:delText>No, but I contacted the municipality myself</w:delText>
              </w:r>
            </w:del>
          </w:p>
        </w:tc>
        <w:tc>
          <w:tcPr>
            <w:tcW w:w="1819" w:type="dxa"/>
          </w:tcPr>
          <w:p w14:paraId="2CB4B4D4" w14:textId="77777777" w:rsidR="004230EC" w:rsidRPr="004230EC" w:rsidRDefault="004230EC" w:rsidP="004230EC">
            <w:pPr>
              <w:rPr>
                <w:lang w:val="en-US"/>
              </w:rPr>
            </w:pPr>
          </w:p>
        </w:tc>
        <w:tc>
          <w:tcPr>
            <w:tcW w:w="1819" w:type="dxa"/>
          </w:tcPr>
          <w:p w14:paraId="2B89F55E" w14:textId="77777777" w:rsidR="004230EC" w:rsidRPr="004230EC" w:rsidRDefault="004230EC" w:rsidP="004230EC">
            <w:pPr>
              <w:rPr>
                <w:lang w:val="en-US"/>
              </w:rPr>
            </w:pPr>
          </w:p>
        </w:tc>
        <w:tc>
          <w:tcPr>
            <w:tcW w:w="1819" w:type="dxa"/>
          </w:tcPr>
          <w:p w14:paraId="6696F482" w14:textId="77777777" w:rsidR="004230EC" w:rsidRPr="004230EC" w:rsidRDefault="004230EC" w:rsidP="004230EC">
            <w:pPr>
              <w:rPr>
                <w:lang w:val="en-US"/>
              </w:rPr>
            </w:pPr>
          </w:p>
        </w:tc>
      </w:tr>
      <w:tr w:rsidR="004230EC" w:rsidRPr="004E5828" w14:paraId="3C9E6836" w14:textId="77777777" w:rsidTr="00404213">
        <w:trPr>
          <w:del w:id="346" w:author="Jonas Munk Jensen" w:date="2026-10-07T14:00:00Z"/>
        </w:trPr>
        <w:tc>
          <w:tcPr>
            <w:tcW w:w="2461" w:type="dxa"/>
          </w:tcPr>
          <w:p w14:paraId="4EF2FD61" w14:textId="77777777" w:rsidR="004230EC" w:rsidRPr="004230EC" w:rsidRDefault="004230EC" w:rsidP="004230EC">
            <w:pPr>
              <w:rPr>
                <w:lang w:val="en-US"/>
              </w:rPr>
            </w:pPr>
            <w:del w:id="347" w:author="Jonas Munk Jensen" w:date="2026-10-07T14:00:00Z">
              <w:r>
                <w:rPr>
                  <w:lang w:val="en-US"/>
                </w:rPr>
                <w:delText>No, but I would have liked the offer</w:delText>
              </w:r>
            </w:del>
          </w:p>
        </w:tc>
        <w:tc>
          <w:tcPr>
            <w:tcW w:w="1819" w:type="dxa"/>
          </w:tcPr>
          <w:p w14:paraId="5AEF5212" w14:textId="77777777" w:rsidR="004230EC" w:rsidRPr="004230EC" w:rsidRDefault="004230EC" w:rsidP="004230EC">
            <w:pPr>
              <w:rPr>
                <w:lang w:val="en-US"/>
              </w:rPr>
            </w:pPr>
          </w:p>
        </w:tc>
        <w:tc>
          <w:tcPr>
            <w:tcW w:w="1819" w:type="dxa"/>
          </w:tcPr>
          <w:p w14:paraId="2A2C6298" w14:textId="77777777" w:rsidR="004230EC" w:rsidRPr="004230EC" w:rsidRDefault="004230EC" w:rsidP="004230EC">
            <w:pPr>
              <w:rPr>
                <w:lang w:val="en-US"/>
              </w:rPr>
            </w:pPr>
          </w:p>
        </w:tc>
        <w:tc>
          <w:tcPr>
            <w:tcW w:w="1819" w:type="dxa"/>
          </w:tcPr>
          <w:p w14:paraId="03CF23D6" w14:textId="77777777" w:rsidR="004230EC" w:rsidRPr="004230EC" w:rsidRDefault="004230EC" w:rsidP="004230EC">
            <w:pPr>
              <w:rPr>
                <w:lang w:val="en-US"/>
              </w:rPr>
            </w:pPr>
          </w:p>
        </w:tc>
      </w:tr>
      <w:tr w:rsidR="004230EC" w:rsidRPr="004E5828" w14:paraId="02B64CD5" w14:textId="77777777" w:rsidTr="00404213">
        <w:trPr>
          <w:del w:id="348" w:author="Jonas Munk Jensen" w:date="2026-10-07T14:00:00Z"/>
        </w:trPr>
        <w:tc>
          <w:tcPr>
            <w:tcW w:w="2461" w:type="dxa"/>
          </w:tcPr>
          <w:p w14:paraId="2410C48C" w14:textId="77777777" w:rsidR="004230EC" w:rsidRPr="004230EC" w:rsidRDefault="004230EC" w:rsidP="004230EC">
            <w:pPr>
              <w:rPr>
                <w:lang w:val="en-US"/>
              </w:rPr>
            </w:pPr>
            <w:del w:id="349" w:author="Jonas Munk Jensen" w:date="2026-10-07T14:00:00Z">
              <w:r>
                <w:rPr>
                  <w:lang w:val="en-US"/>
                </w:rPr>
                <w:delText>No, I do not need it</w:delText>
              </w:r>
            </w:del>
          </w:p>
        </w:tc>
        <w:tc>
          <w:tcPr>
            <w:tcW w:w="1819" w:type="dxa"/>
          </w:tcPr>
          <w:p w14:paraId="3250FC09" w14:textId="77777777" w:rsidR="004230EC" w:rsidRPr="004230EC" w:rsidRDefault="004230EC" w:rsidP="004230EC">
            <w:pPr>
              <w:rPr>
                <w:lang w:val="en-US"/>
              </w:rPr>
            </w:pPr>
          </w:p>
        </w:tc>
        <w:tc>
          <w:tcPr>
            <w:tcW w:w="1819" w:type="dxa"/>
          </w:tcPr>
          <w:p w14:paraId="67E1C28E" w14:textId="77777777" w:rsidR="004230EC" w:rsidRPr="004230EC" w:rsidRDefault="004230EC" w:rsidP="004230EC">
            <w:pPr>
              <w:rPr>
                <w:lang w:val="en-US"/>
              </w:rPr>
            </w:pPr>
          </w:p>
        </w:tc>
        <w:tc>
          <w:tcPr>
            <w:tcW w:w="1819" w:type="dxa"/>
          </w:tcPr>
          <w:p w14:paraId="5AF1A0E5" w14:textId="77777777" w:rsidR="004230EC" w:rsidRPr="004230EC" w:rsidRDefault="004230EC" w:rsidP="004230EC">
            <w:pPr>
              <w:rPr>
                <w:lang w:val="en-US"/>
              </w:rPr>
            </w:pPr>
          </w:p>
        </w:tc>
      </w:tr>
      <w:tr w:rsidR="004230EC" w:rsidRPr="004E5828" w14:paraId="4EB08D99" w14:textId="77777777" w:rsidTr="00404213">
        <w:trPr>
          <w:del w:id="350" w:author="Jonas Munk Jensen" w:date="2026-10-07T14:00:00Z"/>
        </w:trPr>
        <w:tc>
          <w:tcPr>
            <w:tcW w:w="2461" w:type="dxa"/>
          </w:tcPr>
          <w:p w14:paraId="26AE407A" w14:textId="77777777" w:rsidR="004230EC" w:rsidRPr="004230EC" w:rsidRDefault="004230EC" w:rsidP="004230EC">
            <w:pPr>
              <w:rPr>
                <w:lang w:val="en-US"/>
              </w:rPr>
            </w:pPr>
            <w:del w:id="351" w:author="Jonas Munk Jensen" w:date="2026-10-07T14:00:00Z">
              <w:r>
                <w:rPr>
                  <w:lang w:val="en-US"/>
                </w:rPr>
                <w:delText>Not relevant</w:delText>
              </w:r>
            </w:del>
          </w:p>
        </w:tc>
        <w:tc>
          <w:tcPr>
            <w:tcW w:w="1819" w:type="dxa"/>
          </w:tcPr>
          <w:p w14:paraId="05EC4B8A" w14:textId="77777777" w:rsidR="004230EC" w:rsidRPr="004230EC" w:rsidRDefault="004230EC" w:rsidP="004230EC">
            <w:pPr>
              <w:rPr>
                <w:lang w:val="en-US"/>
              </w:rPr>
            </w:pPr>
          </w:p>
        </w:tc>
        <w:tc>
          <w:tcPr>
            <w:tcW w:w="1819" w:type="dxa"/>
          </w:tcPr>
          <w:p w14:paraId="551A8EA0" w14:textId="77777777" w:rsidR="004230EC" w:rsidRPr="004230EC" w:rsidRDefault="004230EC" w:rsidP="004230EC">
            <w:pPr>
              <w:rPr>
                <w:lang w:val="en-US"/>
              </w:rPr>
            </w:pPr>
          </w:p>
        </w:tc>
        <w:tc>
          <w:tcPr>
            <w:tcW w:w="1819" w:type="dxa"/>
          </w:tcPr>
          <w:p w14:paraId="76DE7161" w14:textId="77777777" w:rsidR="004230EC" w:rsidRPr="004230EC" w:rsidRDefault="004230EC" w:rsidP="004230EC">
            <w:pPr>
              <w:rPr>
                <w:lang w:val="en-US"/>
              </w:rPr>
            </w:pPr>
          </w:p>
        </w:tc>
      </w:tr>
      <w:tr w:rsidR="004230EC" w:rsidRPr="004E5828" w14:paraId="7E9E3806" w14:textId="77777777" w:rsidTr="00404213">
        <w:trPr>
          <w:del w:id="352" w:author="Jonas Munk Jensen" w:date="2026-10-07T14:00:00Z"/>
        </w:trPr>
        <w:tc>
          <w:tcPr>
            <w:tcW w:w="2461" w:type="dxa"/>
          </w:tcPr>
          <w:p w14:paraId="66350E0E" w14:textId="77777777" w:rsidR="004230EC" w:rsidRPr="004230EC" w:rsidRDefault="004230EC" w:rsidP="004230EC">
            <w:pPr>
              <w:rPr>
                <w:lang w:val="en-US"/>
              </w:rPr>
            </w:pPr>
            <w:del w:id="353" w:author="Jonas Munk Jensen" w:date="2026-10-07T14:00:00Z">
              <w:r>
                <w:rPr>
                  <w:lang w:val="en-US"/>
                </w:rPr>
                <w:delText>Don’t know</w:delText>
              </w:r>
            </w:del>
          </w:p>
        </w:tc>
        <w:tc>
          <w:tcPr>
            <w:tcW w:w="1819" w:type="dxa"/>
          </w:tcPr>
          <w:p w14:paraId="1C69295F" w14:textId="77777777" w:rsidR="004230EC" w:rsidRPr="004230EC" w:rsidRDefault="004230EC" w:rsidP="004230EC">
            <w:pPr>
              <w:rPr>
                <w:lang w:val="en-US"/>
              </w:rPr>
            </w:pPr>
          </w:p>
        </w:tc>
        <w:tc>
          <w:tcPr>
            <w:tcW w:w="1819" w:type="dxa"/>
          </w:tcPr>
          <w:p w14:paraId="0964E5C6" w14:textId="77777777" w:rsidR="004230EC" w:rsidRPr="004230EC" w:rsidRDefault="004230EC" w:rsidP="004230EC">
            <w:pPr>
              <w:rPr>
                <w:lang w:val="en-US"/>
              </w:rPr>
            </w:pPr>
          </w:p>
        </w:tc>
        <w:tc>
          <w:tcPr>
            <w:tcW w:w="1819" w:type="dxa"/>
          </w:tcPr>
          <w:p w14:paraId="7ECFA29C" w14:textId="77777777" w:rsidR="004230EC" w:rsidRPr="004230EC" w:rsidRDefault="004230EC" w:rsidP="004230EC">
            <w:pPr>
              <w:rPr>
                <w:lang w:val="en-US"/>
              </w:rPr>
            </w:pPr>
          </w:p>
        </w:tc>
      </w:tr>
      <w:tr w:rsidR="004230EC" w:rsidRPr="004E5828" w14:paraId="78143DE4" w14:textId="77777777" w:rsidTr="00404213">
        <w:trPr>
          <w:del w:id="354" w:author="Jonas Munk Jensen" w:date="2026-10-07T14:00:00Z"/>
        </w:trPr>
        <w:tc>
          <w:tcPr>
            <w:tcW w:w="2461" w:type="dxa"/>
          </w:tcPr>
          <w:p w14:paraId="16D83A0A" w14:textId="77777777" w:rsidR="004230EC" w:rsidRPr="004230EC" w:rsidRDefault="004230EC" w:rsidP="004230EC">
            <w:pPr>
              <w:rPr>
                <w:lang w:val="en-US"/>
              </w:rPr>
            </w:pPr>
            <w:del w:id="355" w:author="Jonas Munk Jensen" w:date="2026-10-07T14:00:00Z">
              <w:r>
                <w:rPr>
                  <w:lang w:val="en-US"/>
                </w:rPr>
                <w:delText>Missing</w:delText>
              </w:r>
            </w:del>
          </w:p>
        </w:tc>
        <w:tc>
          <w:tcPr>
            <w:tcW w:w="1819" w:type="dxa"/>
          </w:tcPr>
          <w:p w14:paraId="00374EDA" w14:textId="77777777" w:rsidR="004230EC" w:rsidRPr="004230EC" w:rsidRDefault="004230EC" w:rsidP="004230EC">
            <w:pPr>
              <w:rPr>
                <w:lang w:val="en-US"/>
              </w:rPr>
            </w:pPr>
          </w:p>
        </w:tc>
        <w:tc>
          <w:tcPr>
            <w:tcW w:w="1819" w:type="dxa"/>
          </w:tcPr>
          <w:p w14:paraId="64D8C408" w14:textId="77777777" w:rsidR="004230EC" w:rsidRPr="004230EC" w:rsidRDefault="004230EC" w:rsidP="004230EC">
            <w:pPr>
              <w:rPr>
                <w:lang w:val="en-US"/>
              </w:rPr>
            </w:pPr>
          </w:p>
        </w:tc>
        <w:tc>
          <w:tcPr>
            <w:tcW w:w="1819" w:type="dxa"/>
          </w:tcPr>
          <w:p w14:paraId="6AE541A5" w14:textId="77777777" w:rsidR="004230EC" w:rsidRPr="004230EC" w:rsidRDefault="004230EC" w:rsidP="004230EC">
            <w:pPr>
              <w:rPr>
                <w:lang w:val="en-US"/>
              </w:rPr>
            </w:pPr>
          </w:p>
        </w:tc>
      </w:tr>
      <w:tr w:rsidR="004230EC" w:rsidRPr="004E5828" w14:paraId="5A45B9BA" w14:textId="77777777" w:rsidTr="00404213">
        <w:trPr>
          <w:del w:id="356" w:author="Jonas Munk Jensen" w:date="2026-10-07T14:00:00Z"/>
        </w:trPr>
        <w:tc>
          <w:tcPr>
            <w:tcW w:w="2461" w:type="dxa"/>
          </w:tcPr>
          <w:p w14:paraId="3B9743D9" w14:textId="77777777" w:rsidR="004230EC" w:rsidRPr="004230EC" w:rsidRDefault="004230EC" w:rsidP="004230EC">
            <w:pPr>
              <w:rPr>
                <w:lang w:val="en-US"/>
              </w:rPr>
            </w:pPr>
            <w:del w:id="357" w:author="Jonas Munk Jensen" w:date="2026-10-07T14:00:00Z">
              <w:r>
                <w:rPr>
                  <w:lang w:val="en-US"/>
                </w:rPr>
                <w:delText>Total</w:delText>
              </w:r>
            </w:del>
          </w:p>
        </w:tc>
        <w:tc>
          <w:tcPr>
            <w:tcW w:w="1819" w:type="dxa"/>
          </w:tcPr>
          <w:p w14:paraId="3512A497" w14:textId="77777777" w:rsidR="004230EC" w:rsidRPr="004230EC" w:rsidRDefault="004230EC" w:rsidP="004230EC">
            <w:pPr>
              <w:rPr>
                <w:lang w:val="en-US"/>
              </w:rPr>
            </w:pPr>
          </w:p>
        </w:tc>
        <w:tc>
          <w:tcPr>
            <w:tcW w:w="1819" w:type="dxa"/>
          </w:tcPr>
          <w:p w14:paraId="2740F6A5" w14:textId="77777777" w:rsidR="004230EC" w:rsidRPr="004230EC" w:rsidRDefault="004230EC" w:rsidP="004230EC">
            <w:pPr>
              <w:rPr>
                <w:lang w:val="en-US"/>
              </w:rPr>
            </w:pPr>
          </w:p>
        </w:tc>
        <w:tc>
          <w:tcPr>
            <w:tcW w:w="1819" w:type="dxa"/>
          </w:tcPr>
          <w:p w14:paraId="0242DDDB" w14:textId="77777777" w:rsidR="004230EC" w:rsidRPr="004230EC" w:rsidRDefault="004230EC" w:rsidP="004230EC">
            <w:pPr>
              <w:rPr>
                <w:lang w:val="en-US"/>
              </w:rPr>
            </w:pPr>
          </w:p>
        </w:tc>
      </w:tr>
    </w:tbl>
    <w:p w14:paraId="3FF303FE" w14:textId="77777777" w:rsidR="004230EC" w:rsidRPr="004230EC" w:rsidRDefault="004230EC">
      <w:pPr>
        <w:pStyle w:val="Overskrift2"/>
        <w:rPr>
          <w:lang w:val="en-US"/>
        </w:rPr>
        <w:pPrChange w:id="358" w:author="Jonas Munk Jensen" w:date="2026-10-07T14:00:00Z">
          <w:pPr/>
        </w:pPrChange>
      </w:pPr>
      <w:bookmarkStart w:id="359" w:name="attrition-analysis"/>
      <w:bookmarkEnd w:id="114"/>
      <w:bookmarkEnd w:id="359"/>
      <w:commentRangeStart w:id="360"/>
      <w:commentRangeStart w:id="361"/>
      <w:del w:id="362" w:author="Jonas Munk Jensen" w:date="2026-10-07T14:00:00Z">
        <w:r>
          <w:rPr>
            <w:lang w:val="en-US"/>
          </w:rPr>
          <w:delText xml:space="preserve">3.2 3.2 </w:delText>
        </w:r>
      </w:del>
      <w:ins w:id="363" w:author="Jonas Munk Jensen" w:date="2026-10-07T14:00:00Z">
        <w:r>
          <w:rPr>
            <w:lang w:val="en-US"/>
          </w:rPr>
          <w:t xml:space="preserve">3.2 Sub-question 2: </w:t>
        </w:r>
      </w:ins>
      <w:commentRangeStart w:id="364"/>
      <w:commentRangeStart w:id="365"/>
      <w:r>
        <w:rPr>
          <w:lang w:val="en-US"/>
        </w:rPr>
        <w:t>Attrition analysis</w:t>
      </w:r>
      <w:commentRangeEnd w:id="360"/>
      <w:r w:rsidRPr="004230EC">
        <w:rPr>
          <w:rStyle w:val="Kommentarhenvisning"/>
          <w:rFonts w:cstheme="majorBidi"/>
          <w:sz w:val="32"/>
          <w:szCs w:val="32"/>
          <w:lang w:val="en-US"/>
        </w:rPr>
        <w:commentReference w:id="360"/>
      </w:r>
      <w:commentRangeEnd w:id="361"/>
      <w:r w:rsidRPr="004230EC">
        <w:rPr>
          <w:rStyle w:val="Kommentarhenvisning"/>
          <w:rFonts w:cstheme="majorBidi"/>
          <w:sz w:val="32"/>
          <w:szCs w:val="32"/>
          <w:lang w:val="en-US"/>
        </w:rPr>
        <w:commentReference w:id="361"/>
      </w:r>
      <w:commentRangeEnd w:id="364"/>
      <w:r w:rsidRPr="004230EC">
        <w:rPr>
          <w:rStyle w:val="Kommentarhenvisning"/>
          <w:rFonts w:cstheme="majorBidi"/>
          <w:sz w:val="32"/>
          <w:szCs w:val="32"/>
          <w:lang w:val="en-US"/>
        </w:rPr>
        <w:commentReference w:id="364"/>
      </w:r>
      <w:commentRangeEnd w:id="365"/>
      <w:r w:rsidR="009D1D6A" w:rsidRPr="004230EC">
        <w:rPr>
          <w:rStyle w:val="Kommentarhenvisning"/>
          <w:rFonts w:cstheme="majorBidi"/>
          <w:sz w:val="32"/>
          <w:szCs w:val="32"/>
          <w:lang w:val="en-US"/>
        </w:rPr>
        <w:commentReference w:id="365"/>
      </w:r>
    </w:p>
    <w:p w14:paraId="68ECF592" w14:textId="77777777" w:rsidR="004230EC" w:rsidRPr="004230EC" w:rsidRDefault="004230EC">
      <w:pPr>
        <w:pStyle w:val="Overskrift3"/>
        <w:rPr>
          <w:lang w:val="en-US"/>
        </w:rPr>
        <w:pPrChange w:id="366" w:author="Jonas Munk Jensen" w:date="2026-10-07T14:00:00Z">
          <w:pPr/>
        </w:pPrChange>
      </w:pPr>
      <w:bookmarkStart w:id="367" w:name="objective-1"/>
      <w:bookmarkEnd w:id="367"/>
      <w:del w:id="368" w:author="Jonas Munk Jensen" w:date="2026-10-07T14:00:00Z">
        <w:r>
          <w:rPr>
            <w:lang w:val="en-US"/>
          </w:rPr>
          <w:delText xml:space="preserve">3.2.1 </w:delText>
        </w:r>
      </w:del>
      <w:r>
        <w:rPr>
          <w:lang w:val="en-US"/>
        </w:rPr>
        <w:t>Objective</w:t>
      </w:r>
    </w:p>
    <w:p w14:paraId="6595DB1F" w14:textId="6F0B1C7A" w:rsidR="004230EC" w:rsidRPr="004230EC" w:rsidRDefault="004230EC" w:rsidP="004230EC">
      <w:pPr>
        <w:rPr>
          <w:lang w:val="en-US"/>
        </w:rPr>
      </w:pPr>
      <w:r>
        <w:rPr>
          <w:lang w:val="en-US"/>
        </w:rPr>
        <w:t xml:space="preserve">To assess potential selection bias by comparing (a) the observed analysis sample and (b) the response-weighted analysis sample against the broader HICD population of individuals with T2D, </w:t>
      </w:r>
      <w:commentRangeStart w:id="369"/>
      <w:del w:id="370" w:author="Jonas Munk Jensen" w:date="2026-10-07T14:00:00Z">
        <w:r>
          <w:rPr>
            <w:lang w:val="en-US"/>
          </w:rPr>
          <w:delText>in order to inform the representativeness and generalizability of the study samples.</w:delText>
        </w:r>
      </w:del>
      <w:ins w:id="371" w:author="Jonas Munk Jensen" w:date="2026-10-07T14:00:00Z">
        <w:r>
          <w:rPr>
            <w:lang w:val="en-US"/>
          </w:rPr>
          <w:t>in order to assess the representativeness of the study samples and how far the estimates from §3.1 can be generalized to the full regional T2D population.</w:t>
        </w:r>
      </w:ins>
      <w:commentRangeEnd w:id="369"/>
      <w:r>
        <w:rPr>
          <w:rStyle w:val="Kommentarhenvisning"/>
          <w:rFonts w:cstheme="minorBidi"/>
          <w:sz w:val="22"/>
          <w:szCs w:val="22"/>
          <w:lang w:val="en-US"/>
        </w:rPr>
        <w:commentReference w:id="369"/>
      </w:r>
      <w:ins w:id="372" w:author="Jonas Munk Jensen" w:date="2026-10-07T16:00:00Z">
        <w:r>
          <w:rPr>
            <w:lang w:val="en-US"/>
          </w:rPr>
          <w:t xml:space="preserve"> The response-weighted sample is included because the weights only correct for non-response among those who consented to the supplementary questionnaire</w:t>
        </w:r>
      </w:ins>
      <w:ins w:id="373" w:author="Jonas Munk Jensen" w:date="2026-10-09T12:56:00Z" w16du:dateUtc="2026-10-09T10:56:00Z">
        <w:r w:rsidR="00860F14">
          <w:rPr>
            <w:lang w:val="en-US"/>
          </w:rPr>
          <w:t>.</w:t>
        </w:r>
      </w:ins>
      <w:ins w:id="374" w:author="Jonas Munk Jensen" w:date="2026-10-07T16:00:00Z">
        <w:r>
          <w:rPr>
            <w:lang w:val="en-US"/>
          </w:rPr>
          <w:t xml:space="preserve"> </w:t>
        </w:r>
      </w:ins>
      <w:ins w:id="375" w:author="Jonas Munk Jensen" w:date="2026-10-09T12:56:00Z" w16du:dateUtc="2026-10-09T10:56:00Z">
        <w:r w:rsidR="00860F14">
          <w:rPr>
            <w:lang w:val="en-US"/>
          </w:rPr>
          <w:t>C</w:t>
        </w:r>
      </w:ins>
      <w:ins w:id="376" w:author="Jonas Munk Jensen" w:date="2026-10-07T16:00:00Z">
        <w:r>
          <w:rPr>
            <w:lang w:val="en-US"/>
          </w:rPr>
          <w:t>omparing it with the full population shows how much selection remains from the earlier stages</w:t>
        </w:r>
      </w:ins>
      <w:ins w:id="377" w:author="Jonas Munk Jensen" w:date="2026-10-09T12:56:00Z" w16du:dateUtc="2026-10-09T10:56:00Z">
        <w:r w:rsidR="00860F14">
          <w:rPr>
            <w:lang w:val="en-US"/>
          </w:rPr>
          <w:t>.</w:t>
        </w:r>
      </w:ins>
    </w:p>
    <w:p w14:paraId="4104227B" w14:textId="77777777" w:rsidR="004230EC" w:rsidRPr="004230EC" w:rsidRDefault="004230EC">
      <w:pPr>
        <w:pStyle w:val="Overskrift3"/>
        <w:rPr>
          <w:lang w:val="en-US"/>
        </w:rPr>
        <w:pPrChange w:id="378" w:author="Jonas Munk Jensen" w:date="2026-10-07T14:00:00Z">
          <w:pPr/>
        </w:pPrChange>
      </w:pPr>
      <w:bookmarkStart w:id="379" w:name="study-population-1"/>
      <w:bookmarkEnd w:id="379"/>
      <w:del w:id="380" w:author="Jonas Munk Jensen" w:date="2026-10-07T14:00:00Z">
        <w:r>
          <w:rPr>
            <w:lang w:val="en-US"/>
          </w:rPr>
          <w:delText xml:space="preserve">3.2.2 </w:delText>
        </w:r>
      </w:del>
      <w:r>
        <w:rPr>
          <w:lang w:val="en-US"/>
        </w:rPr>
        <w:t>Study population</w:t>
      </w:r>
    </w:p>
    <w:p w14:paraId="56ABA9F1" w14:textId="3A6AF600" w:rsidR="004230EC" w:rsidRPr="004230EC" w:rsidRDefault="004230EC" w:rsidP="004230EC">
      <w:pPr>
        <w:numPr>
          <w:ilvl w:val="0"/>
          <w:numId w:val="2"/>
        </w:numPr>
        <w:rPr>
          <w:del w:id="381" w:author="Jonas Munk Jensen" w:date="2026-10-07T16:00:00Z"/>
          <w:lang w:val="en-US"/>
        </w:rPr>
      </w:pPr>
      <w:commentRangeStart w:id="382"/>
      <w:del w:id="383" w:author="Jonas Munk Jensen" w:date="2026-10-07T16:00:00Z">
        <w:r>
          <w:rPr>
            <w:b/>
            <w:bCs/>
            <w:lang w:val="en-US"/>
          </w:rPr>
          <w:delText>Comparison group</w:delText>
        </w:r>
      </w:del>
      <w:commentRangeEnd w:id="382"/>
      <w:r>
        <w:rPr>
          <w:rStyle w:val="Kommentarhenvisning"/>
          <w:rFonts w:cstheme="minorBidi"/>
          <w:b/>
          <w:bCs/>
          <w:sz w:val="22"/>
          <w:szCs w:val="22"/>
          <w:lang w:val="en-US"/>
        </w:rPr>
        <w:commentReference w:id="382"/>
      </w:r>
      <w:del w:id="384" w:author="Jonas Munk Jensen" w:date="2026-10-07T16:00:00Z">
        <w:r>
          <w:rPr>
            <w:b/>
            <w:bCs/>
            <w:lang w:val="en-US"/>
          </w:rPr>
          <w:delText>:</w:delText>
        </w:r>
        <w:r>
          <w:rPr>
            <w:lang w:val="en-US"/>
          </w:rPr>
          <w:delText xml:space="preserve"> all individuals with T2D in the HICD cohort (</w:delText>
        </w:r>
      </w:del>
      <m:oMath>
        <m:r>
          <w:del w:id="385" w:author="Jonas Munk Jensen" w:date="2026-10-07T16:00:00Z">
            <w:rPr>
              <w:rFonts w:ascii="Cambria Math" w:hAnsi="Cambria Math"/>
              <w:lang w:val="en-US"/>
            </w:rPr>
            <m:t>n</m:t>
          </w:del>
        </m:r>
        <m:r>
          <w:del w:id="386" w:author="Jonas Munk Jensen" w:date="2026-10-07T16:00:00Z">
            <m:rPr>
              <m:sty m:val="p"/>
            </m:rPr>
            <w:rPr>
              <w:rFonts w:ascii="Cambria Math" w:hAnsi="Cambria Math"/>
              <w:lang w:val="en-US"/>
            </w:rPr>
            <m:t>=</m:t>
          </w:del>
        </m:r>
        <m:r>
          <w:del w:id="387" w:author="Jonas Munk Jensen" w:date="2026-10-07T16:00:00Z">
            <w:rPr>
              <w:rFonts w:ascii="Cambria Math" w:hAnsi="Cambria Math"/>
              <w:lang w:val="en-US"/>
            </w:rPr>
            <m:t>72</m:t>
          </w:del>
        </m:r>
        <m:r>
          <w:del w:id="388" w:author="Jonas Munk Jensen" w:date="2026-10-07T16:00:00Z">
            <m:rPr>
              <m:sty m:val="p"/>
            </m:rPr>
            <w:rPr>
              <w:rFonts w:ascii="Cambria Math" w:hAnsi="Cambria Math"/>
              <w:lang w:val="en-US"/>
            </w:rPr>
            <m:t>,</m:t>
          </w:del>
        </m:r>
        <m:r>
          <w:del w:id="389" w:author="Jonas Munk Jensen" w:date="2026-10-07T16:00:00Z">
            <w:rPr>
              <w:rFonts w:ascii="Cambria Math" w:hAnsi="Cambria Math"/>
              <w:lang w:val="en-US"/>
            </w:rPr>
            <m:t>343</m:t>
          </w:del>
        </m:r>
      </m:oMath>
      <w:del w:id="390" w:author="Jonas Munk Jensen" w:date="2026-10-07T16:00:00Z">
        <w:r>
          <w:rPr>
            <w:lang w:val="en-US"/>
          </w:rPr>
          <w:delText>)</w:delText>
        </w:r>
      </w:del>
    </w:p>
    <w:p w14:paraId="12A3538D" w14:textId="2EA056DB" w:rsidR="004230EC" w:rsidRPr="004230EC" w:rsidRDefault="004230EC" w:rsidP="004230EC">
      <w:pPr>
        <w:numPr>
          <w:ilvl w:val="0"/>
          <w:numId w:val="2"/>
        </w:numPr>
        <w:rPr>
          <w:del w:id="391" w:author="Jonas Munk Jensen" w:date="2026-10-07T16:00:00Z"/>
          <w:lang w:val="en-US"/>
        </w:rPr>
      </w:pPr>
      <w:del w:id="392" w:author="Jonas Munk Jensen" w:date="2026-10-07T16:00:00Z">
        <w:r>
          <w:rPr>
            <w:b/>
            <w:bCs/>
            <w:lang w:val="en-US"/>
          </w:rPr>
          <w:delText>Observed analysis sample:</w:delText>
        </w:r>
        <w:r>
          <w:rPr>
            <w:lang w:val="en-US"/>
          </w:rPr>
          <w:delText xml:space="preserve"> individuals who completed the supplementary questionnaire (</w:delText>
        </w:r>
      </w:del>
      <m:oMath>
        <m:r>
          <w:del w:id="393" w:author="Jonas Munk Jensen" w:date="2026-10-07T16:00:00Z">
            <w:rPr>
              <w:rFonts w:ascii="Cambria Math" w:hAnsi="Cambria Math"/>
              <w:lang w:val="en-US"/>
            </w:rPr>
            <m:t>n</m:t>
          </w:del>
        </m:r>
        <m:r>
          <w:del w:id="394" w:author="Jonas Munk Jensen" w:date="2026-10-07T16:00:00Z">
            <m:rPr>
              <m:sty m:val="p"/>
            </m:rPr>
            <w:rPr>
              <w:rFonts w:ascii="Cambria Math" w:hAnsi="Cambria Math"/>
              <w:lang w:val="en-US"/>
            </w:rPr>
            <m:t>=</m:t>
          </w:del>
        </m:r>
        <m:r>
          <w:del w:id="395" w:author="Jonas Munk Jensen" w:date="2026-10-07T16:00:00Z">
            <w:rPr>
              <w:rFonts w:ascii="Cambria Math" w:hAnsi="Cambria Math"/>
              <w:lang w:val="en-US"/>
            </w:rPr>
            <m:t>4</m:t>
          </w:del>
        </m:r>
        <m:r>
          <w:del w:id="396" w:author="Jonas Munk Jensen" w:date="2026-10-07T16:00:00Z">
            <m:rPr>
              <m:sty m:val="p"/>
            </m:rPr>
            <w:rPr>
              <w:rFonts w:ascii="Cambria Math" w:hAnsi="Cambria Math"/>
              <w:lang w:val="en-US"/>
            </w:rPr>
            <m:t>,</m:t>
          </w:del>
        </m:r>
        <m:r>
          <w:del w:id="397" w:author="Jonas Munk Jensen" w:date="2026-10-07T16:00:00Z">
            <w:rPr>
              <w:rFonts w:ascii="Cambria Math" w:hAnsi="Cambria Math"/>
              <w:lang w:val="en-US"/>
            </w:rPr>
            <m:t>704</m:t>
          </w:del>
        </m:r>
      </m:oMath>
      <w:del w:id="398" w:author="Jonas Munk Jensen" w:date="2026-10-07T16:00:00Z">
        <w:r>
          <w:rPr>
            <w:lang w:val="en-US"/>
          </w:rPr>
          <w:delText>)</w:delText>
        </w:r>
      </w:del>
    </w:p>
    <w:p w14:paraId="1EC90943" w14:textId="6C53C0A8" w:rsidR="004230EC" w:rsidRPr="004230EC" w:rsidRDefault="004230EC" w:rsidP="004230EC">
      <w:pPr>
        <w:numPr>
          <w:ilvl w:val="0"/>
          <w:numId w:val="2"/>
        </w:numPr>
        <w:rPr>
          <w:del w:id="399" w:author="Jonas Munk Jensen" w:date="2026-10-07T16:00:00Z"/>
          <w:lang w:val="en-US"/>
        </w:rPr>
      </w:pPr>
      <w:del w:id="400" w:author="Jonas Munk Jensen" w:date="2026-10-07T16:00:00Z">
        <w:r>
          <w:rPr>
            <w:b/>
            <w:bCs/>
            <w:lang w:val="en-US"/>
          </w:rPr>
          <w:delText>Response-weighted analysis sample:</w:delText>
        </w:r>
        <w:r>
          <w:rPr>
            <w:lang w:val="en-US"/>
          </w:rPr>
          <w:delText xml:space="preserve"> the observed sample reweighted (per §3.1) to represent all individuals who consented to the supplementary questionnaire (</w:delText>
        </w:r>
      </w:del>
      <m:oMath>
        <m:r>
          <w:del w:id="401" w:author="Jonas Munk Jensen" w:date="2026-10-07T16:00:00Z">
            <w:rPr>
              <w:rFonts w:ascii="Cambria Math" w:hAnsi="Cambria Math"/>
              <w:lang w:val="en-US"/>
            </w:rPr>
            <m:t>n</m:t>
          </w:del>
        </m:r>
        <m:r>
          <w:del w:id="402" w:author="Jonas Munk Jensen" w:date="2026-10-07T16:00:00Z">
            <m:rPr>
              <m:sty m:val="p"/>
            </m:rPr>
            <w:rPr>
              <w:rFonts w:ascii="Cambria Math" w:hAnsi="Cambria Math"/>
              <w:lang w:val="en-US"/>
            </w:rPr>
            <m:t>=</m:t>
          </w:del>
        </m:r>
        <m:r>
          <w:del w:id="403" w:author="Jonas Munk Jensen" w:date="2026-10-07T16:00:00Z">
            <w:rPr>
              <w:rFonts w:ascii="Cambria Math" w:hAnsi="Cambria Math"/>
              <w:lang w:val="en-US"/>
            </w:rPr>
            <m:t>13</m:t>
          </w:del>
        </m:r>
        <m:r>
          <w:del w:id="404" w:author="Jonas Munk Jensen" w:date="2026-10-07T16:00:00Z">
            <m:rPr>
              <m:sty m:val="p"/>
            </m:rPr>
            <w:rPr>
              <w:rFonts w:ascii="Cambria Math" w:hAnsi="Cambria Math"/>
              <w:lang w:val="en-US"/>
            </w:rPr>
            <m:t>,</m:t>
          </w:del>
        </m:r>
        <m:r>
          <w:del w:id="405" w:author="Jonas Munk Jensen" w:date="2026-10-07T16:00:00Z">
            <w:rPr>
              <w:rFonts w:ascii="Cambria Math" w:hAnsi="Cambria Math"/>
              <w:lang w:val="en-US"/>
            </w:rPr>
            <m:t>328</m:t>
          </w:del>
        </m:r>
      </m:oMath>
      <w:del w:id="406" w:author="Jonas Munk Jensen" w:date="2026-10-07T16:00:00Z">
        <w:r>
          <w:rPr>
            <w:lang w:val="en-US"/>
          </w:rPr>
          <w:delText>)</w:delText>
        </w:r>
      </w:del>
    </w:p>
    <w:p w14:paraId="21751C4B" w14:textId="54C94050" w:rsidR="004230EC" w:rsidRPr="004230EC" w:rsidRDefault="004230EC" w:rsidP="004230EC">
      <w:pPr>
        <w:rPr>
          <w:del w:id="407" w:author="Jonas Munk Jensen" w:date="2026-10-07T16:00:00Z"/>
          <w:lang w:val="en-US"/>
        </w:rPr>
      </w:pPr>
      <w:del w:id="408" w:author="Jonas Munk Jensen" w:date="2026-10-07T16:00:00Z">
        <w:r>
          <w:rPr>
            <w:lang w:val="en-US"/>
          </w:rPr>
          <w:delText>Because register-based data are available for the entire HICD cohort (</w:delText>
        </w:r>
      </w:del>
      <m:oMath>
        <m:r>
          <w:del w:id="409" w:author="Jonas Munk Jensen" w:date="2026-10-07T16:00:00Z">
            <w:rPr>
              <w:rFonts w:ascii="Cambria Math" w:hAnsi="Cambria Math"/>
              <w:lang w:val="en-US"/>
            </w:rPr>
            <m:t>n</m:t>
          </w:del>
        </m:r>
        <m:r>
          <w:del w:id="410" w:author="Jonas Munk Jensen" w:date="2026-10-07T16:00:00Z">
            <m:rPr>
              <m:sty m:val="p"/>
            </m:rPr>
            <w:rPr>
              <w:rFonts w:ascii="Cambria Math" w:hAnsi="Cambria Math"/>
              <w:lang w:val="en-US"/>
            </w:rPr>
            <m:t>=</m:t>
          </w:del>
        </m:r>
        <m:r>
          <w:del w:id="411" w:author="Jonas Munk Jensen" w:date="2026-10-07T16:00:00Z">
            <w:rPr>
              <w:rFonts w:ascii="Cambria Math" w:hAnsi="Cambria Math"/>
              <w:lang w:val="en-US"/>
            </w:rPr>
            <m:t>72</m:t>
          </w:del>
        </m:r>
        <m:r>
          <w:del w:id="412" w:author="Jonas Munk Jensen" w:date="2026-10-07T16:00:00Z">
            <m:rPr>
              <m:sty m:val="p"/>
            </m:rPr>
            <w:rPr>
              <w:rFonts w:ascii="Cambria Math" w:hAnsi="Cambria Math"/>
              <w:lang w:val="en-US"/>
            </w:rPr>
            <m:t>,</m:t>
          </w:del>
        </m:r>
        <m:r>
          <w:del w:id="413" w:author="Jonas Munk Jensen" w:date="2026-10-07T16:00:00Z">
            <w:rPr>
              <w:rFonts w:ascii="Cambria Math" w:hAnsi="Cambria Math"/>
              <w:lang w:val="en-US"/>
            </w:rPr>
            <m:t>343</m:t>
          </w:del>
        </m:r>
      </m:oMath>
      <w:del w:id="414" w:author="Jonas Munk Jensen" w:date="2026-10-07T16:00:00Z">
        <w:r>
          <w:rPr>
            <w:lang w:val="en-US"/>
          </w:rPr>
          <w:delText>) whereas self-reported data are only available for those who answered a questionnaire, this comparison is restricted to register-based variables.</w:delText>
        </w:r>
      </w:del>
    </w:p>
    <w:p w14:paraId="0757B5B4" w14:textId="77777777" w:rsidR="008833BD" w:rsidRDefault="00000000">
      <w:pPr>
        <w:rPr>
          <w:ins w:id="415" w:author="Jonas Munk Jensen" w:date="2026-10-07T16:00:00Z"/>
          <w:lang w:val="en-US"/>
        </w:rPr>
      </w:pPr>
      <w:commentRangeStart w:id="416"/>
      <w:ins w:id="417" w:author="Jonas Munk Jensen" w:date="2026-10-07T16:00:00Z">
        <w:r>
          <w:rPr>
            <w:lang w:val="en-US"/>
          </w:rPr>
          <w:t>Both samples are compared with all 52,020 individuals with T2D in the HICD cohort, of whom the respondents are a subset. As self-reported data are only available for those who answered a questionnaire, the comparison is restricted to register-based variables: age, sex, country of origin, highest attained educational level, equivalized disposable household income, cohabitation/marital status, diabetes duration, HbA1c, total cholesterol and comorbidity (NMI).</w:t>
        </w:r>
      </w:ins>
      <w:commentRangeEnd w:id="416"/>
      <w:r>
        <w:rPr>
          <w:rStyle w:val="Kommentarhenvisning"/>
          <w:rFonts w:cstheme="minorBidi"/>
          <w:sz w:val="22"/>
          <w:szCs w:val="22"/>
          <w:lang w:val="en-US"/>
        </w:rPr>
        <w:commentReference w:id="416"/>
      </w:r>
    </w:p>
    <w:p w14:paraId="24CB31A1" w14:textId="77777777" w:rsidR="004230EC" w:rsidRPr="004230EC" w:rsidRDefault="004230EC">
      <w:pPr>
        <w:pStyle w:val="Overskrift3"/>
        <w:rPr>
          <w:del w:id="418" w:author="Jonas Munk Jensen" w:date="2026-10-07T16:00:00Z"/>
          <w:lang w:val="en-US"/>
        </w:rPr>
        <w:pPrChange w:id="419" w:author="Jonas Munk Jensen" w:date="2026-10-07T14:00:00Z">
          <w:pPr/>
        </w:pPrChange>
      </w:pPr>
      <w:bookmarkStart w:id="420" w:name="Xec11c2ca4cb50dfef9ecb271b14c707417fddfa"/>
      <w:del w:id="421" w:author="Jonas Munk Jensen" w:date="2026-10-07T14:00:00Z">
        <w:r>
          <w:rPr>
            <w:lang w:val="en-US"/>
          </w:rPr>
          <w:delText xml:space="preserve">3.2.3 </w:delText>
        </w:r>
      </w:del>
      <w:del w:id="422" w:author="Jonas Munk Jensen" w:date="2026-10-07T16:00:00Z">
        <w:r>
          <w:rPr>
            <w:lang w:val="en-US"/>
          </w:rPr>
          <w:delText>Variables included in the attrition analysis</w:delText>
        </w:r>
      </w:del>
    </w:p>
    <w:p w14:paraId="223BB2CD" w14:textId="77777777" w:rsidR="004230EC" w:rsidRPr="004230EC" w:rsidRDefault="004230EC" w:rsidP="004230EC">
      <w:pPr>
        <w:rPr>
          <w:del w:id="423" w:author="Jonas Munk Jensen" w:date="2026-10-07T16:00:00Z"/>
          <w:lang w:val="en-US"/>
        </w:rPr>
      </w:pPr>
      <w:del w:id="424" w:author="Jonas Munk Jensen" w:date="2026-10-07T16:00:00Z">
        <w:r>
          <w:rPr>
            <w:b/>
            <w:bCs/>
            <w:lang w:val="en-US"/>
          </w:rPr>
          <w:delText>Demographic:</w:delText>
        </w:r>
        <w:r>
          <w:rPr>
            <w:lang w:val="en-US"/>
          </w:rPr>
          <w:delText xml:space="preserve"> Age, Sex, Country of origin </w:delText>
        </w:r>
        <w:r>
          <w:rPr>
            <w:b/>
            <w:bCs/>
            <w:lang w:val="en-US"/>
          </w:rPr>
          <w:delText>Socioeconomic:</w:delText>
        </w:r>
        <w:r>
          <w:rPr>
            <w:lang w:val="en-US"/>
          </w:rPr>
          <w:delText xml:space="preserve"> Highest attained educational level, Equivalized disposable household income, Cohabitation/marital status </w:delText>
        </w:r>
        <w:r>
          <w:rPr>
            <w:b/>
            <w:bCs/>
            <w:lang w:val="en-US"/>
          </w:rPr>
          <w:delText>Clinical:</w:delText>
        </w:r>
        <w:r>
          <w:rPr>
            <w:lang w:val="en-US"/>
          </w:rPr>
          <w:delText xml:space="preserve"> Diabetes duration, HbA1c, </w:delText>
        </w:r>
        <w:commentRangeStart w:id="425"/>
        <w:r>
          <w:rPr>
            <w:lang w:val="en-US"/>
          </w:rPr>
          <w:delText>Total cholesterol</w:delText>
        </w:r>
      </w:del>
      <w:commentRangeEnd w:id="425"/>
      <w:r>
        <w:rPr>
          <w:rStyle w:val="Kommentarhenvisning"/>
          <w:rFonts w:cstheme="majorBidi"/>
          <w:sz w:val="28"/>
          <w:szCs w:val="28"/>
          <w:lang w:val="en-US"/>
        </w:rPr>
        <w:commentReference w:id="425"/>
      </w:r>
      <w:del w:id="426" w:author="Jonas Munk Jensen" w:date="2026-10-07T16:00:00Z">
        <w:r>
          <w:rPr>
            <w:lang w:val="en-US"/>
          </w:rPr>
          <w:delText>, Comorbidity (NMI)</w:delText>
        </w:r>
      </w:del>
    </w:p>
    <w:p w14:paraId="6747169F" w14:textId="77777777" w:rsidR="004230EC" w:rsidRPr="004230EC" w:rsidRDefault="004230EC">
      <w:pPr>
        <w:pStyle w:val="Overskrift3"/>
        <w:rPr>
          <w:lang w:val="en-US"/>
        </w:rPr>
        <w:pPrChange w:id="427" w:author="Jonas Munk Jensen" w:date="2026-10-07T14:00:00Z">
          <w:pPr/>
        </w:pPrChange>
      </w:pPr>
      <w:bookmarkStart w:id="428" w:name="statistical-analysis-1"/>
      <w:bookmarkEnd w:id="420"/>
      <w:bookmarkEnd w:id="428"/>
      <w:del w:id="429" w:author="Jonas Munk Jensen" w:date="2026-10-07T14:00:00Z">
        <w:r>
          <w:rPr>
            <w:lang w:val="en-US"/>
          </w:rPr>
          <w:delText xml:space="preserve">3.2.4 </w:delText>
        </w:r>
      </w:del>
      <w:r>
        <w:rPr>
          <w:lang w:val="en-US"/>
        </w:rPr>
        <w:t>Statistical analysis</w:t>
      </w:r>
    </w:p>
    <w:p w14:paraId="2D3BBBC9" w14:textId="77777777" w:rsidR="004230EC" w:rsidRPr="004230EC" w:rsidRDefault="004230EC" w:rsidP="004230EC">
      <w:pPr>
        <w:rPr>
          <w:lang w:val="en-US"/>
        </w:rPr>
      </w:pPr>
      <w:r>
        <w:rPr>
          <w:lang w:val="en-US"/>
        </w:rPr>
        <w:t>Continuous variables will be presented as mean (SD) or median (IQR) depending on distribution; categorical variables as frequencies and percentages, for each of the three groups above.</w:t>
      </w:r>
    </w:p>
    <w:p w14:paraId="679FE8AE" w14:textId="77777777" w:rsidR="004230EC" w:rsidRPr="004230EC" w:rsidRDefault="004230EC" w:rsidP="004230EC">
      <w:pPr>
        <w:rPr>
          <w:del w:id="430" w:author="Jonas Munk Jensen" w:date="2026-10-07T16:00:00Z"/>
          <w:lang w:val="en-US"/>
        </w:rPr>
      </w:pPr>
      <w:del w:id="431" w:author="Jonas Munk Jensen" w:date="2026-10-07T16:00:00Z">
        <w:r>
          <w:rPr>
            <w:lang w:val="en-US"/>
          </w:rPr>
          <w:delText>Two comparisons will be made:</w:delText>
        </w:r>
      </w:del>
    </w:p>
    <w:p w14:paraId="7CAE532B" w14:textId="2D12A2B7" w:rsidR="004230EC" w:rsidRPr="004230EC" w:rsidRDefault="004230EC" w:rsidP="004230EC">
      <w:pPr>
        <w:numPr>
          <w:ilvl w:val="0"/>
          <w:numId w:val="4"/>
        </w:numPr>
        <w:rPr>
          <w:del w:id="432" w:author="Jonas Munk Jensen" w:date="2026-10-07T16:00:00Z"/>
          <w:lang w:val="en-US"/>
        </w:rPr>
      </w:pPr>
      <w:del w:id="433" w:author="Jonas Munk Jensen" w:date="2026-10-07T16:00:00Z">
        <w:r>
          <w:rPr>
            <w:lang w:val="en-US"/>
          </w:rPr>
          <w:delText>Observed analysis sample (</w:delText>
        </w:r>
      </w:del>
      <m:oMath>
        <m:r>
          <w:del w:id="434" w:author="Jonas Munk Jensen" w:date="2026-10-07T16:00:00Z">
            <w:rPr>
              <w:rFonts w:ascii="Cambria Math" w:hAnsi="Cambria Math"/>
              <w:lang w:val="en-US"/>
            </w:rPr>
            <m:t>n</m:t>
          </w:del>
        </m:r>
        <m:r>
          <w:del w:id="435" w:author="Jonas Munk Jensen" w:date="2026-10-07T16:00:00Z">
            <m:rPr>
              <m:sty m:val="p"/>
            </m:rPr>
            <w:rPr>
              <w:rFonts w:ascii="Cambria Math" w:hAnsi="Cambria Math"/>
              <w:lang w:val="en-US"/>
            </w:rPr>
            <m:t>=</m:t>
          </w:del>
        </m:r>
        <m:r>
          <w:del w:id="436" w:author="Jonas Munk Jensen" w:date="2026-10-07T16:00:00Z">
            <w:rPr>
              <w:rFonts w:ascii="Cambria Math" w:hAnsi="Cambria Math"/>
              <w:lang w:val="en-US"/>
            </w:rPr>
            <m:t>4</m:t>
          </w:del>
        </m:r>
        <m:r>
          <w:del w:id="437" w:author="Jonas Munk Jensen" w:date="2026-10-07T16:00:00Z">
            <m:rPr>
              <m:sty m:val="p"/>
            </m:rPr>
            <w:rPr>
              <w:rFonts w:ascii="Cambria Math" w:hAnsi="Cambria Math"/>
              <w:lang w:val="en-US"/>
            </w:rPr>
            <m:t>,</m:t>
          </w:del>
        </m:r>
        <m:r>
          <w:del w:id="438" w:author="Jonas Munk Jensen" w:date="2026-10-07T16:00:00Z">
            <w:rPr>
              <w:rFonts w:ascii="Cambria Math" w:hAnsi="Cambria Math"/>
              <w:lang w:val="en-US"/>
            </w:rPr>
            <m:t>704</m:t>
          </w:del>
        </m:r>
      </m:oMath>
      <w:del w:id="439" w:author="Jonas Munk Jensen" w:date="2026-10-07T16:00:00Z">
        <w:r>
          <w:rPr>
            <w:lang w:val="en-US"/>
          </w:rPr>
          <w:delText>) vs. HICD population (</w:delText>
        </w:r>
      </w:del>
      <m:oMath>
        <m:r>
          <w:del w:id="440" w:author="Jonas Munk Jensen" w:date="2026-10-07T16:00:00Z">
            <w:rPr>
              <w:rFonts w:ascii="Cambria Math" w:hAnsi="Cambria Math"/>
              <w:lang w:val="en-US"/>
            </w:rPr>
            <m:t>n</m:t>
          </w:del>
        </m:r>
        <m:r>
          <w:del w:id="441" w:author="Jonas Munk Jensen" w:date="2026-10-07T16:00:00Z">
            <m:rPr>
              <m:sty m:val="p"/>
            </m:rPr>
            <w:rPr>
              <w:rFonts w:ascii="Cambria Math" w:hAnsi="Cambria Math"/>
              <w:lang w:val="en-US"/>
            </w:rPr>
            <m:t>=</m:t>
          </w:del>
        </m:r>
        <m:r>
          <w:del w:id="442" w:author="Jonas Munk Jensen" w:date="2026-10-07T16:00:00Z">
            <w:rPr>
              <w:rFonts w:ascii="Cambria Math" w:hAnsi="Cambria Math"/>
              <w:lang w:val="en-US"/>
            </w:rPr>
            <m:t>72</m:t>
          </w:del>
        </m:r>
        <m:r>
          <w:del w:id="443" w:author="Jonas Munk Jensen" w:date="2026-10-07T16:00:00Z">
            <m:rPr>
              <m:sty m:val="p"/>
            </m:rPr>
            <w:rPr>
              <w:rFonts w:ascii="Cambria Math" w:hAnsi="Cambria Math"/>
              <w:lang w:val="en-US"/>
            </w:rPr>
            <m:t>,</m:t>
          </w:del>
        </m:r>
        <m:r>
          <w:del w:id="444" w:author="Jonas Munk Jensen" w:date="2026-10-07T16:00:00Z">
            <w:rPr>
              <w:rFonts w:ascii="Cambria Math" w:hAnsi="Cambria Math"/>
              <w:lang w:val="en-US"/>
            </w:rPr>
            <m:t>343</m:t>
          </w:del>
        </m:r>
      </m:oMath>
      <w:del w:id="445" w:author="Jonas Munk Jensen" w:date="2026-10-07T16:00:00Z">
        <w:r>
          <w:rPr>
            <w:lang w:val="en-US"/>
          </w:rPr>
          <w:delText>)</w:delText>
        </w:r>
      </w:del>
    </w:p>
    <w:p w14:paraId="46B99168" w14:textId="77777777" w:rsidR="004230EC" w:rsidRPr="004230EC" w:rsidRDefault="004230EC" w:rsidP="004230EC">
      <w:pPr>
        <w:numPr>
          <w:ilvl w:val="0"/>
          <w:numId w:val="4"/>
        </w:numPr>
        <w:rPr>
          <w:del w:id="446" w:author="Jonas Munk Jensen" w:date="2026-10-07T16:00:00Z"/>
          <w:lang w:val="en-US"/>
        </w:rPr>
      </w:pPr>
      <w:del w:id="447" w:author="Jonas Munk Jensen" w:date="2026-10-07T16:00:00Z">
        <w:r>
          <w:rPr>
            <w:lang w:val="en-US"/>
          </w:rPr>
          <w:delText>Response-weighted analysis sample vs. HICD population</w:delText>
        </w:r>
      </w:del>
    </w:p>
    <w:p w14:paraId="580C1520" w14:textId="77777777" w:rsidR="004230EC" w:rsidRPr="004230EC" w:rsidRDefault="004230EC" w:rsidP="004230EC">
      <w:pPr>
        <w:rPr>
          <w:del w:id="448" w:author="Jonas Munk Jensen" w:date="2026-10-07T16:00:00Z"/>
          <w:lang w:val="en-US"/>
        </w:rPr>
      </w:pPr>
      <w:del w:id="449" w:author="Jonas Munk Jensen" w:date="2026-10-07T16:00:00Z">
        <w:r>
          <w:rPr>
            <w:lang w:val="en-US"/>
          </w:rPr>
          <w:delText>Standardized mean differences (SMDs) will be used to assess differences in continuous variables, while chi-squared tests will be used for categorical variables.</w:delText>
        </w:r>
      </w:del>
    </w:p>
    <w:p w14:paraId="6222F182" w14:textId="77777777" w:rsidR="008833BD" w:rsidRDefault="00000000">
      <w:pPr>
        <w:rPr>
          <w:ins w:id="450" w:author="Jonas Munk Jensen" w:date="2026-10-07T16:00:00Z"/>
          <w:lang w:val="en-US"/>
        </w:rPr>
      </w:pPr>
      <w:commentRangeStart w:id="451"/>
      <w:ins w:id="452" w:author="Jonas Munk Jensen" w:date="2026-10-07T16:00:00Z">
        <w:r>
          <w:rPr>
            <w:lang w:val="en-US"/>
          </w:rPr>
          <w:t>Each sample will be compared with the full HICD population using standardized mean differences (SMDs) for all variables, with an absolute SMD above [0.1] considered a meaningful difference. Given the large sample sizes, statistical tests will not be used.</w:t>
        </w:r>
      </w:ins>
      <w:commentRangeEnd w:id="451"/>
      <w:r>
        <w:rPr>
          <w:rStyle w:val="Kommentarhenvisning"/>
          <w:rFonts w:cstheme="minorBidi"/>
          <w:sz w:val="22"/>
          <w:szCs w:val="22"/>
          <w:lang w:val="en-US"/>
        </w:rPr>
        <w:commentReference w:id="451"/>
      </w:r>
    </w:p>
    <w:p w14:paraId="62935E5D" w14:textId="77777777" w:rsidR="004230EC" w:rsidRPr="004230EC" w:rsidRDefault="004230EC">
      <w:pPr>
        <w:pStyle w:val="Overskrift2"/>
        <w:rPr>
          <w:lang w:val="en-US"/>
        </w:rPr>
        <w:pPrChange w:id="453" w:author="Jonas Munk Jensen" w:date="2026-10-07T14:00:00Z">
          <w:pPr/>
        </w:pPrChange>
      </w:pPr>
      <w:bookmarkStart w:id="454" w:name="Xd8a59cdba28cbc0056f72c425fcb256dbfeefe7"/>
      <w:del w:id="455" w:author="Jonas Munk Jensen" w:date="2026-10-07T14:00:00Z">
        <w:r>
          <w:rPr>
            <w:lang w:val="en-US"/>
          </w:rPr>
          <w:delText xml:space="preserve">3. </w:delText>
        </w:r>
      </w:del>
      <w:ins w:id="456" w:author="Jonas Munk Jensen" w:date="2026-10-07T14:00:00Z">
        <w:r>
          <w:rPr>
            <w:lang w:val="en-US"/>
          </w:rPr>
          <w:t xml:space="preserve">3.3 Sub-question 3: </w:t>
        </w:r>
      </w:ins>
      <w:del w:id="457" w:author="Jonas Munk Jensen" w:date="2026-10-07T12:00:00Z">
        <w:r>
          <w:rPr>
            <w:lang w:val="en-US"/>
          </w:rPr>
          <w:delText>Comparison of users and non-users of municipal health services</w:delText>
        </w:r>
      </w:del>
      <w:ins w:id="458" w:author="Jonas Munk Jensen" w:date="2026-10-07T12:00:00Z">
        <w:r>
          <w:rPr>
            <w:lang w:val="en-US"/>
          </w:rPr>
          <w:t>Factors associated with offer, unmet need and uptake of municipal health services</w:t>
        </w:r>
      </w:ins>
    </w:p>
    <w:p w14:paraId="4A980BA6" w14:textId="77777777" w:rsidR="004230EC" w:rsidRPr="004230EC" w:rsidRDefault="004230EC" w:rsidP="004230EC">
      <w:pPr>
        <w:rPr>
          <w:del w:id="459" w:author="Jonas Munk Jensen" w:date="2026-10-07T16:00:00Z"/>
          <w:lang w:val="en-US"/>
        </w:rPr>
      </w:pPr>
      <w:commentRangeStart w:id="460"/>
      <w:del w:id="461" w:author="Jonas Munk Jensen" w:date="2026-10-07T14:00:00Z">
        <w:r>
          <w:rPr>
            <w:lang w:val="en-US"/>
          </w:rPr>
          <w:delText xml:space="preserve">This component describes associations between </w:delText>
        </w:r>
      </w:del>
      <w:commentRangeEnd w:id="460"/>
      <w:r>
        <w:rPr>
          <w:rStyle w:val="Kommentarhenvisning"/>
          <w:rFonts w:cstheme="majorBidi"/>
          <w:sz w:val="28"/>
          <w:szCs w:val="28"/>
          <w:lang w:val="en-US"/>
        </w:rPr>
        <w:commentReference w:id="460"/>
      </w:r>
      <w:del w:id="462" w:author="Jonas Munk Jensen" w:date="2026-10-07T12:00:00Z">
        <w:r>
          <w:rPr>
            <w:lang w:val="en-US"/>
          </w:rPr>
          <w:delText>characteristics and service utilization</w:delText>
        </w:r>
      </w:del>
      <w:del w:id="463" w:author="Jonas Munk Jensen" w:date="2026-10-07T16:00:00Z">
        <w:r>
          <w:rPr>
            <w:lang w:val="en-US"/>
          </w:rPr>
          <w:delText>, without assumptions of causality.</w:delText>
        </w:r>
      </w:del>
    </w:p>
    <w:p w14:paraId="4603AE6E" w14:textId="77777777" w:rsidR="004230EC" w:rsidRPr="004230EC" w:rsidRDefault="004230EC">
      <w:pPr>
        <w:pStyle w:val="Overskrift3"/>
        <w:rPr>
          <w:lang w:val="en-US"/>
        </w:rPr>
        <w:pPrChange w:id="464" w:author="Jonas Munk Jensen" w:date="2026-10-07T14:00:00Z">
          <w:pPr/>
        </w:pPrChange>
      </w:pPr>
      <w:bookmarkStart w:id="465" w:name="objective-2"/>
      <w:bookmarkEnd w:id="465"/>
      <w:del w:id="466" w:author="Jonas Munk Jensen" w:date="2026-10-07T14:00:00Z">
        <w:r>
          <w:rPr>
            <w:lang w:val="en-US"/>
          </w:rPr>
          <w:delText xml:space="preserve">3.1 </w:delText>
        </w:r>
      </w:del>
      <w:r>
        <w:rPr>
          <w:lang w:val="en-US"/>
        </w:rPr>
        <w:t>Objective</w:t>
      </w:r>
    </w:p>
    <w:p w14:paraId="1647849C" w14:textId="1B16F902" w:rsidR="004230EC" w:rsidRPr="004230EC" w:rsidRDefault="004230EC" w:rsidP="004230EC">
      <w:pPr>
        <w:rPr>
          <w:lang w:val="en-US"/>
        </w:rPr>
      </w:pPr>
      <w:r>
        <w:rPr>
          <w:lang w:val="en-US"/>
        </w:rPr>
        <w:t xml:space="preserve">To examine factors associated with </w:t>
      </w:r>
      <w:commentRangeStart w:id="467"/>
      <w:del w:id="468" w:author="Jonas Munk Jensen" w:date="2026-10-07T12:00:00Z">
        <w:r>
          <w:rPr>
            <w:lang w:val="en-US"/>
          </w:rPr>
          <w:delText>utilization of municipal health services, treated as the outcome,</w:delText>
        </w:r>
      </w:del>
      <w:ins w:id="469" w:author="Jonas Munk Jensen" w:date="2026-10-07T12:00:00Z">
        <w:r>
          <w:rPr>
            <w:lang w:val="en-US"/>
          </w:rPr>
          <w:t>being offered, having an unmet need for, and taking up municipal health services</w:t>
        </w:r>
      </w:ins>
      <w:r>
        <w:rPr>
          <w:lang w:val="en-US"/>
        </w:rPr>
        <w:t xml:space="preserve"> separately for each of the five service types described in §3.1 (referral, </w:t>
      </w:r>
      <w:del w:id="470" w:author="Jonas Munk Jensen" w:date="2026-10-07T12:00:00Z">
        <w:r>
          <w:rPr>
            <w:lang w:val="en-US"/>
          </w:rPr>
          <w:delText>diet counseling, exercise program</w:delText>
        </w:r>
      </w:del>
      <w:ins w:id="471" w:author="Jonas Munk Jensen" w:date="2026-10-07T12:00:00Z">
        <w:r>
          <w:rPr>
            <w:lang w:val="en-US"/>
          </w:rPr>
          <w:t>dietary support, exercise program</w:t>
        </w:r>
      </w:ins>
      <w:r>
        <w:rPr>
          <w:lang w:val="en-US"/>
        </w:rPr>
        <w:t>, DSMP, mental health support).</w:t>
      </w:r>
      <w:ins w:id="472" w:author="Jonas Munk Jensen" w:date="2026-10-07T12:00:00Z">
        <w:r>
          <w:rPr>
            <w:lang w:val="en-US"/>
          </w:rPr>
          <w:t xml:space="preserve"> Exercise programs constitute the primary service; the remaining four are secondary and will be analyzed using the same procedure.</w:t>
        </w:r>
      </w:ins>
      <w:commentRangeEnd w:id="467"/>
      <w:r>
        <w:rPr>
          <w:rStyle w:val="Kommentarhenvisning"/>
          <w:rFonts w:cstheme="minorBidi"/>
          <w:sz w:val="22"/>
          <w:szCs w:val="22"/>
          <w:lang w:val="en-US"/>
        </w:rPr>
        <w:commentReference w:id="467"/>
      </w:r>
      <w:commentRangeStart w:id="473"/>
      <w:ins w:id="474" w:author="Jonas Munk Jensen" w:date="2026-10-07T14:00:00Z">
        <w:r>
          <w:rPr>
            <w:lang w:val="en-US"/>
          </w:rPr>
          <w:t xml:space="preserve"> This addresses whether access to municipal health services reach those with the greatest need for support.</w:t>
        </w:r>
      </w:ins>
      <w:commentRangeEnd w:id="473"/>
      <w:r w:rsidRPr="004230EC">
        <w:rPr>
          <w:rStyle w:val="Kommentarhenvisning"/>
          <w:rFonts w:cstheme="minorBidi"/>
          <w:sz w:val="22"/>
          <w:szCs w:val="22"/>
          <w:lang w:val="en-US"/>
        </w:rPr>
        <w:commentReference w:id="473"/>
      </w:r>
    </w:p>
    <w:p w14:paraId="50B7158F" w14:textId="77777777" w:rsidR="004230EC" w:rsidRPr="004230EC" w:rsidRDefault="004230EC">
      <w:pPr>
        <w:pStyle w:val="Overskrift3"/>
        <w:rPr>
          <w:lang w:val="en-US"/>
        </w:rPr>
        <w:pPrChange w:id="475" w:author="Jonas Munk Jensen" w:date="2026-10-07T14:00:00Z">
          <w:pPr/>
        </w:pPrChange>
      </w:pPr>
      <w:bookmarkStart w:id="476" w:name="variable-selection"/>
      <w:bookmarkEnd w:id="476"/>
      <w:del w:id="477" w:author="Jonas Munk Jensen" w:date="2026-10-07T14:00:00Z">
        <w:r>
          <w:rPr>
            <w:lang w:val="en-US"/>
          </w:rPr>
          <w:lastRenderedPageBreak/>
          <w:delText xml:space="preserve">3.2 </w:delText>
        </w:r>
      </w:del>
      <w:r>
        <w:rPr>
          <w:lang w:val="en-US"/>
        </w:rPr>
        <w:t>Variable selection</w:t>
      </w:r>
    </w:p>
    <w:p w14:paraId="1AC2F454" w14:textId="04845C60" w:rsidR="004230EC" w:rsidRPr="004230EC" w:rsidRDefault="004230EC" w:rsidP="004230EC">
      <w:pPr>
        <w:rPr>
          <w:lang w:val="en-US"/>
        </w:rPr>
      </w:pPr>
      <w:r>
        <w:rPr>
          <w:lang w:val="en-US"/>
        </w:rPr>
        <w:t xml:space="preserve">Candidate covariates were selected a priori based on the diabetes self-management literature and grouped into three conceptual domains </w:t>
      </w:r>
      <w:del w:id="478" w:author="Jonas Munk Jensen" w:date="2026-10-07T12:00:00Z">
        <w:r>
          <w:rPr>
            <w:lang w:val="en-US"/>
          </w:rPr>
          <w:delText>considered relevant to service utilization</w:delText>
        </w:r>
      </w:del>
      <w:ins w:id="479" w:author="Jonas Munk Jensen" w:date="2026-10-07T12:00:00Z">
        <w:r>
          <w:rPr>
            <w:lang w:val="en-US"/>
          </w:rPr>
          <w:t>considered relevant to the offer and uptake of services</w:t>
        </w:r>
      </w:ins>
      <w:r>
        <w:rPr>
          <w:lang w:val="en-US"/>
        </w:rPr>
        <w:t>: socioeconomic resources, disease severity, and psychological resources. As this study describes associations rather than causal effects, variables were not selected to satisfy formal causal-identification criteria (e.g., a directed acyclic graph)</w:t>
      </w:r>
      <w:ins w:id="480" w:author="Jonas Munk Jensen" w:date="2026-10-09T13:10:00Z" w16du:dateUtc="2026-10-09T11:10:00Z">
        <w:r w:rsidR="00CC18DA">
          <w:rPr>
            <w:lang w:val="en-US"/>
          </w:rPr>
          <w:t>. A</w:t>
        </w:r>
      </w:ins>
      <w:del w:id="481" w:author="Jonas Munk Jensen" w:date="2026-10-09T13:10:00Z" w16du:dateUtc="2026-10-09T11:10:00Z">
        <w:r w:rsidDel="00CC18DA">
          <w:rPr>
            <w:lang w:val="en-US"/>
          </w:rPr>
          <w:delText>; a</w:delText>
        </w:r>
      </w:del>
      <w:r>
        <w:rPr>
          <w:lang w:val="en-US"/>
        </w:rPr>
        <w:t>ll listed variables are entered as candidate covariates alongside age and sex in the models below.</w:t>
      </w:r>
    </w:p>
    <w:tbl>
      <w:tblPr>
        <w:tblW w:w="0" w:type="auto"/>
        <w:tblLook w:val="0020" w:firstRow="1" w:lastRow="0" w:firstColumn="0" w:lastColumn="0" w:noHBand="0" w:noVBand="0"/>
      </w:tblPr>
      <w:tblGrid>
        <w:gridCol w:w="2473"/>
        <w:gridCol w:w="4526"/>
        <w:gridCol w:w="2578"/>
      </w:tblGrid>
      <w:tr w:rsidR="004230EC" w:rsidRPr="004230EC" w14:paraId="501F3070" w14:textId="77777777" w:rsidTr="00404213">
        <w:trPr>
          <w:tblHeader/>
        </w:trPr>
        <w:tc>
          <w:tcPr>
            <w:tcW w:w="0" w:type="auto"/>
          </w:tcPr>
          <w:p w14:paraId="44240B23" w14:textId="77777777" w:rsidR="004230EC" w:rsidRPr="004230EC" w:rsidRDefault="004230EC" w:rsidP="004230EC">
            <w:pPr>
              <w:rPr>
                <w:lang w:val="en-US"/>
              </w:rPr>
            </w:pPr>
            <w:r>
              <w:rPr>
                <w:lang w:val="en-US"/>
              </w:rPr>
              <w:t>Domain</w:t>
            </w:r>
          </w:p>
        </w:tc>
        <w:tc>
          <w:tcPr>
            <w:tcW w:w="0" w:type="auto"/>
          </w:tcPr>
          <w:p w14:paraId="35CC28A3" w14:textId="77777777" w:rsidR="004230EC" w:rsidRPr="004230EC" w:rsidRDefault="004230EC" w:rsidP="004230EC">
            <w:pPr>
              <w:rPr>
                <w:lang w:val="en-US"/>
              </w:rPr>
            </w:pPr>
            <w:r>
              <w:rPr>
                <w:lang w:val="en-US"/>
              </w:rPr>
              <w:t>Variable</w:t>
            </w:r>
          </w:p>
        </w:tc>
        <w:tc>
          <w:tcPr>
            <w:tcW w:w="0" w:type="auto"/>
          </w:tcPr>
          <w:p w14:paraId="743FD6C5" w14:textId="77777777" w:rsidR="004230EC" w:rsidRPr="004230EC" w:rsidRDefault="004230EC" w:rsidP="004230EC">
            <w:pPr>
              <w:rPr>
                <w:lang w:val="en-US"/>
              </w:rPr>
            </w:pPr>
            <w:r>
              <w:rPr>
                <w:lang w:val="en-US"/>
              </w:rPr>
              <w:t>Source</w:t>
            </w:r>
          </w:p>
        </w:tc>
      </w:tr>
      <w:tr w:rsidR="004230EC" w:rsidRPr="004230EC" w14:paraId="46722888" w14:textId="77777777" w:rsidTr="00404213">
        <w:tc>
          <w:tcPr>
            <w:tcW w:w="0" w:type="auto"/>
          </w:tcPr>
          <w:p w14:paraId="57920FAE" w14:textId="77777777" w:rsidR="004230EC" w:rsidRPr="004230EC" w:rsidRDefault="004230EC" w:rsidP="004230EC">
            <w:pPr>
              <w:rPr>
                <w:lang w:val="en-US"/>
              </w:rPr>
            </w:pPr>
            <w:r>
              <w:rPr>
                <w:lang w:val="en-US"/>
              </w:rPr>
              <w:t>Socioeconomic resources</w:t>
            </w:r>
          </w:p>
        </w:tc>
        <w:tc>
          <w:tcPr>
            <w:tcW w:w="0" w:type="auto"/>
          </w:tcPr>
          <w:p w14:paraId="19705BA2" w14:textId="77777777" w:rsidR="004230EC" w:rsidRPr="004230EC" w:rsidRDefault="004230EC" w:rsidP="004230EC">
            <w:pPr>
              <w:rPr>
                <w:lang w:val="en-US"/>
              </w:rPr>
            </w:pPr>
            <w:r>
              <w:rPr>
                <w:lang w:val="en-US"/>
              </w:rPr>
              <w:t>Country of origin</w:t>
            </w:r>
          </w:p>
        </w:tc>
        <w:tc>
          <w:tcPr>
            <w:tcW w:w="0" w:type="auto"/>
          </w:tcPr>
          <w:p w14:paraId="06780C07" w14:textId="77777777" w:rsidR="004230EC" w:rsidRPr="004230EC" w:rsidRDefault="004230EC" w:rsidP="004230EC">
            <w:pPr>
              <w:rPr>
                <w:lang w:val="en-US"/>
              </w:rPr>
            </w:pPr>
            <w:r>
              <w:rPr>
                <w:lang w:val="en-US"/>
              </w:rPr>
              <w:t>Register</w:t>
            </w:r>
          </w:p>
        </w:tc>
      </w:tr>
      <w:tr w:rsidR="004230EC" w:rsidRPr="004230EC" w14:paraId="5ACFB067" w14:textId="77777777" w:rsidTr="00404213">
        <w:tc>
          <w:tcPr>
            <w:tcW w:w="0" w:type="auto"/>
          </w:tcPr>
          <w:p w14:paraId="2489C7E5" w14:textId="77777777" w:rsidR="004230EC" w:rsidRPr="004230EC" w:rsidRDefault="004230EC" w:rsidP="004230EC">
            <w:pPr>
              <w:rPr>
                <w:lang w:val="en-US"/>
              </w:rPr>
            </w:pPr>
          </w:p>
        </w:tc>
        <w:tc>
          <w:tcPr>
            <w:tcW w:w="0" w:type="auto"/>
          </w:tcPr>
          <w:p w14:paraId="54C6518A" w14:textId="77777777" w:rsidR="004230EC" w:rsidRPr="004230EC" w:rsidRDefault="004230EC" w:rsidP="004230EC">
            <w:pPr>
              <w:rPr>
                <w:lang w:val="en-US"/>
              </w:rPr>
            </w:pPr>
            <w:r>
              <w:rPr>
                <w:lang w:val="en-US"/>
              </w:rPr>
              <w:t>Highest attained educational level</w:t>
            </w:r>
          </w:p>
        </w:tc>
        <w:tc>
          <w:tcPr>
            <w:tcW w:w="0" w:type="auto"/>
          </w:tcPr>
          <w:p w14:paraId="5733018F" w14:textId="77777777" w:rsidR="004230EC" w:rsidRPr="004230EC" w:rsidRDefault="004230EC" w:rsidP="004230EC">
            <w:pPr>
              <w:rPr>
                <w:lang w:val="en-US"/>
              </w:rPr>
            </w:pPr>
            <w:r>
              <w:rPr>
                <w:lang w:val="en-US"/>
              </w:rPr>
              <w:t>Register</w:t>
            </w:r>
          </w:p>
        </w:tc>
      </w:tr>
      <w:tr w:rsidR="004230EC" w:rsidRPr="004230EC" w14:paraId="40C983CE" w14:textId="77777777" w:rsidTr="00404213">
        <w:tc>
          <w:tcPr>
            <w:tcW w:w="0" w:type="auto"/>
          </w:tcPr>
          <w:p w14:paraId="6CAF3702" w14:textId="77777777" w:rsidR="004230EC" w:rsidRPr="004230EC" w:rsidRDefault="004230EC" w:rsidP="004230EC">
            <w:pPr>
              <w:rPr>
                <w:lang w:val="en-US"/>
              </w:rPr>
            </w:pPr>
          </w:p>
        </w:tc>
        <w:tc>
          <w:tcPr>
            <w:tcW w:w="0" w:type="auto"/>
          </w:tcPr>
          <w:p w14:paraId="18DE2E88" w14:textId="77777777" w:rsidR="004230EC" w:rsidRPr="004230EC" w:rsidRDefault="004230EC" w:rsidP="004230EC">
            <w:pPr>
              <w:rPr>
                <w:lang w:val="en-US"/>
              </w:rPr>
            </w:pPr>
            <w:r>
              <w:rPr>
                <w:lang w:val="en-US"/>
              </w:rPr>
              <w:t>Equivalized disposable household income</w:t>
            </w:r>
          </w:p>
        </w:tc>
        <w:tc>
          <w:tcPr>
            <w:tcW w:w="0" w:type="auto"/>
          </w:tcPr>
          <w:p w14:paraId="1EABD2FA" w14:textId="77777777" w:rsidR="004230EC" w:rsidRPr="004230EC" w:rsidRDefault="004230EC" w:rsidP="004230EC">
            <w:pPr>
              <w:rPr>
                <w:lang w:val="en-US"/>
              </w:rPr>
            </w:pPr>
            <w:r>
              <w:rPr>
                <w:lang w:val="en-US"/>
              </w:rPr>
              <w:t>Register</w:t>
            </w:r>
          </w:p>
        </w:tc>
      </w:tr>
      <w:tr w:rsidR="004230EC" w:rsidRPr="004230EC" w14:paraId="3E24FA21" w14:textId="77777777" w:rsidTr="00404213">
        <w:tc>
          <w:tcPr>
            <w:tcW w:w="0" w:type="auto"/>
          </w:tcPr>
          <w:p w14:paraId="0DD25E84" w14:textId="77777777" w:rsidR="004230EC" w:rsidRPr="004230EC" w:rsidRDefault="004230EC" w:rsidP="004230EC">
            <w:pPr>
              <w:rPr>
                <w:lang w:val="en-US"/>
              </w:rPr>
            </w:pPr>
          </w:p>
        </w:tc>
        <w:tc>
          <w:tcPr>
            <w:tcW w:w="0" w:type="auto"/>
          </w:tcPr>
          <w:p w14:paraId="5A8097E9" w14:textId="77777777" w:rsidR="004230EC" w:rsidRPr="004230EC" w:rsidRDefault="004230EC" w:rsidP="004230EC">
            <w:pPr>
              <w:rPr>
                <w:lang w:val="en-US"/>
              </w:rPr>
            </w:pPr>
            <w:r>
              <w:rPr>
                <w:lang w:val="en-US"/>
              </w:rPr>
              <w:t>Cohabitation/marital status</w:t>
            </w:r>
          </w:p>
        </w:tc>
        <w:tc>
          <w:tcPr>
            <w:tcW w:w="0" w:type="auto"/>
          </w:tcPr>
          <w:p w14:paraId="1250BB0F" w14:textId="77777777" w:rsidR="004230EC" w:rsidRPr="004230EC" w:rsidRDefault="004230EC" w:rsidP="004230EC">
            <w:pPr>
              <w:rPr>
                <w:lang w:val="en-US"/>
              </w:rPr>
            </w:pPr>
            <w:r>
              <w:rPr>
                <w:lang w:val="en-US"/>
              </w:rPr>
              <w:t>Register</w:t>
            </w:r>
          </w:p>
        </w:tc>
      </w:tr>
      <w:tr w:rsidR="004230EC" w:rsidRPr="004230EC" w14:paraId="7C66D85E" w14:textId="77777777" w:rsidTr="00404213">
        <w:tc>
          <w:tcPr>
            <w:tcW w:w="0" w:type="auto"/>
          </w:tcPr>
          <w:p w14:paraId="2B9C8900" w14:textId="77777777" w:rsidR="004230EC" w:rsidRPr="004230EC" w:rsidRDefault="004230EC" w:rsidP="004230EC">
            <w:pPr>
              <w:rPr>
                <w:lang w:val="en-US"/>
              </w:rPr>
            </w:pPr>
            <w:r>
              <w:rPr>
                <w:lang w:val="en-US"/>
              </w:rPr>
              <w:t>Disease severity</w:t>
            </w:r>
          </w:p>
        </w:tc>
        <w:tc>
          <w:tcPr>
            <w:tcW w:w="0" w:type="auto"/>
          </w:tcPr>
          <w:p w14:paraId="2F4083A4" w14:textId="77777777" w:rsidR="004230EC" w:rsidRPr="004230EC" w:rsidRDefault="004230EC" w:rsidP="004230EC">
            <w:pPr>
              <w:rPr>
                <w:lang w:val="en-US"/>
              </w:rPr>
            </w:pPr>
            <w:r>
              <w:rPr>
                <w:lang w:val="en-US"/>
              </w:rPr>
              <w:t>Diabetes duration</w:t>
            </w:r>
          </w:p>
        </w:tc>
        <w:tc>
          <w:tcPr>
            <w:tcW w:w="0" w:type="auto"/>
          </w:tcPr>
          <w:p w14:paraId="5906FEB9" w14:textId="77777777" w:rsidR="004230EC" w:rsidRPr="004230EC" w:rsidRDefault="004230EC" w:rsidP="004230EC">
            <w:pPr>
              <w:rPr>
                <w:lang w:val="en-US"/>
              </w:rPr>
            </w:pPr>
            <w:commentRangeStart w:id="482"/>
            <w:del w:id="483" w:author="Jonas Munk Jensen" w:date="2026-10-07T16:00:00Z">
              <w:r>
                <w:rPr>
                  <w:lang w:val="en-US"/>
                </w:rPr>
                <w:delText>Self-report</w:delText>
              </w:r>
            </w:del>
            <w:ins w:id="484" w:author="Jonas Munk Jensen" w:date="2026-10-07T16:00:00Z">
              <w:r>
                <w:rPr>
                  <w:lang w:val="en-US"/>
                </w:rPr>
                <w:t>Register</w:t>
              </w:r>
            </w:ins>
            <w:commentRangeEnd w:id="482"/>
            <w:r w:rsidRPr="004230EC">
              <w:rPr>
                <w:rStyle w:val="Kommentarhenvisning"/>
                <w:rFonts w:cstheme="minorBidi"/>
                <w:sz w:val="22"/>
                <w:szCs w:val="22"/>
                <w:lang w:val="en-US"/>
              </w:rPr>
              <w:commentReference w:id="482"/>
            </w:r>
          </w:p>
        </w:tc>
      </w:tr>
      <w:tr w:rsidR="004230EC" w:rsidRPr="004230EC" w14:paraId="0BBE2D11" w14:textId="77777777" w:rsidTr="00404213">
        <w:tc>
          <w:tcPr>
            <w:tcW w:w="0" w:type="auto"/>
          </w:tcPr>
          <w:p w14:paraId="10879433" w14:textId="77777777" w:rsidR="004230EC" w:rsidRPr="004230EC" w:rsidRDefault="004230EC" w:rsidP="004230EC">
            <w:pPr>
              <w:rPr>
                <w:lang w:val="en-US"/>
              </w:rPr>
            </w:pPr>
          </w:p>
        </w:tc>
        <w:tc>
          <w:tcPr>
            <w:tcW w:w="0" w:type="auto"/>
          </w:tcPr>
          <w:p w14:paraId="3C4D1A5B" w14:textId="77777777" w:rsidR="004230EC" w:rsidRPr="004230EC" w:rsidRDefault="004230EC" w:rsidP="004230EC">
            <w:pPr>
              <w:rPr>
                <w:lang w:val="en-US"/>
              </w:rPr>
            </w:pPr>
            <w:r>
              <w:rPr>
                <w:lang w:val="en-US"/>
              </w:rPr>
              <w:t>HbA1c</w:t>
            </w:r>
          </w:p>
        </w:tc>
        <w:tc>
          <w:tcPr>
            <w:tcW w:w="0" w:type="auto"/>
          </w:tcPr>
          <w:p w14:paraId="74F8E6E1" w14:textId="77777777" w:rsidR="004230EC" w:rsidRPr="004230EC" w:rsidRDefault="004230EC" w:rsidP="004230EC">
            <w:pPr>
              <w:rPr>
                <w:lang w:val="en-US"/>
              </w:rPr>
            </w:pPr>
            <w:r>
              <w:rPr>
                <w:lang w:val="en-US"/>
              </w:rPr>
              <w:t>Register</w:t>
            </w:r>
          </w:p>
        </w:tc>
      </w:tr>
      <w:tr w:rsidR="004230EC" w:rsidRPr="004230EC" w14:paraId="7E246125" w14:textId="77777777" w:rsidTr="00404213">
        <w:tc>
          <w:tcPr>
            <w:tcW w:w="0" w:type="auto"/>
          </w:tcPr>
          <w:p w14:paraId="19D3AB3D" w14:textId="77777777" w:rsidR="004230EC" w:rsidRPr="004230EC" w:rsidRDefault="004230EC" w:rsidP="004230EC">
            <w:pPr>
              <w:rPr>
                <w:lang w:val="en-US"/>
              </w:rPr>
            </w:pPr>
          </w:p>
        </w:tc>
        <w:tc>
          <w:tcPr>
            <w:tcW w:w="0" w:type="auto"/>
          </w:tcPr>
          <w:p w14:paraId="685CF044" w14:textId="77777777" w:rsidR="004230EC" w:rsidRPr="004230EC" w:rsidRDefault="004230EC" w:rsidP="004230EC">
            <w:pPr>
              <w:rPr>
                <w:lang w:val="en-US"/>
              </w:rPr>
            </w:pPr>
            <w:r>
              <w:rPr>
                <w:lang w:val="en-US"/>
              </w:rPr>
              <w:t>Body mass index (BMI)</w:t>
            </w:r>
          </w:p>
        </w:tc>
        <w:tc>
          <w:tcPr>
            <w:tcW w:w="0" w:type="auto"/>
          </w:tcPr>
          <w:p w14:paraId="507A47E1" w14:textId="77777777" w:rsidR="004230EC" w:rsidRPr="004230EC" w:rsidRDefault="004230EC" w:rsidP="004230EC">
            <w:pPr>
              <w:rPr>
                <w:lang w:val="en-US"/>
              </w:rPr>
            </w:pPr>
            <w:r>
              <w:rPr>
                <w:lang w:val="en-US"/>
              </w:rPr>
              <w:t>Self-report</w:t>
            </w:r>
          </w:p>
        </w:tc>
      </w:tr>
      <w:tr w:rsidR="004230EC" w:rsidRPr="004230EC" w14:paraId="7C5D2B12" w14:textId="77777777" w:rsidTr="00404213">
        <w:tc>
          <w:tcPr>
            <w:tcW w:w="0" w:type="auto"/>
          </w:tcPr>
          <w:p w14:paraId="54AFC38C" w14:textId="77777777" w:rsidR="004230EC" w:rsidRPr="004230EC" w:rsidRDefault="004230EC" w:rsidP="004230EC">
            <w:pPr>
              <w:rPr>
                <w:lang w:val="en-US"/>
              </w:rPr>
            </w:pPr>
          </w:p>
        </w:tc>
        <w:tc>
          <w:tcPr>
            <w:tcW w:w="0" w:type="auto"/>
          </w:tcPr>
          <w:p w14:paraId="75EDBC7B" w14:textId="77777777" w:rsidR="004230EC" w:rsidRPr="004230EC" w:rsidRDefault="004230EC" w:rsidP="004230EC">
            <w:pPr>
              <w:rPr>
                <w:lang w:val="en-US"/>
              </w:rPr>
            </w:pPr>
            <w:r>
              <w:rPr>
                <w:lang w:val="en-US"/>
              </w:rPr>
              <w:t>Smoking status</w:t>
            </w:r>
          </w:p>
        </w:tc>
        <w:tc>
          <w:tcPr>
            <w:tcW w:w="0" w:type="auto"/>
          </w:tcPr>
          <w:p w14:paraId="3C64A6BB" w14:textId="77777777" w:rsidR="004230EC" w:rsidRPr="004230EC" w:rsidRDefault="004230EC" w:rsidP="004230EC">
            <w:pPr>
              <w:rPr>
                <w:lang w:val="en-US"/>
              </w:rPr>
            </w:pPr>
            <w:r>
              <w:rPr>
                <w:lang w:val="en-US"/>
              </w:rPr>
              <w:t>Self-report</w:t>
            </w:r>
          </w:p>
        </w:tc>
      </w:tr>
      <w:tr w:rsidR="004230EC" w:rsidRPr="004230EC" w14:paraId="3F7FE1D8" w14:textId="77777777" w:rsidTr="00404213">
        <w:tc>
          <w:tcPr>
            <w:tcW w:w="0" w:type="auto"/>
          </w:tcPr>
          <w:p w14:paraId="1D4A5B42" w14:textId="77777777" w:rsidR="004230EC" w:rsidRPr="004230EC" w:rsidRDefault="004230EC" w:rsidP="004230EC">
            <w:pPr>
              <w:rPr>
                <w:lang w:val="en-US"/>
              </w:rPr>
            </w:pPr>
          </w:p>
        </w:tc>
        <w:tc>
          <w:tcPr>
            <w:tcW w:w="0" w:type="auto"/>
          </w:tcPr>
          <w:p w14:paraId="489BC76C" w14:textId="77777777" w:rsidR="004230EC" w:rsidRPr="004230EC" w:rsidRDefault="004230EC" w:rsidP="004230EC">
            <w:pPr>
              <w:rPr>
                <w:lang w:val="en-US"/>
              </w:rPr>
            </w:pPr>
            <w:r>
              <w:rPr>
                <w:lang w:val="en-US"/>
              </w:rPr>
              <w:t>Physical activity level</w:t>
            </w:r>
          </w:p>
        </w:tc>
        <w:tc>
          <w:tcPr>
            <w:tcW w:w="0" w:type="auto"/>
          </w:tcPr>
          <w:p w14:paraId="1B3E48E9" w14:textId="77777777" w:rsidR="004230EC" w:rsidRPr="004230EC" w:rsidRDefault="004230EC" w:rsidP="004230EC">
            <w:pPr>
              <w:rPr>
                <w:lang w:val="en-US"/>
              </w:rPr>
            </w:pPr>
            <w:r>
              <w:rPr>
                <w:lang w:val="en-US"/>
              </w:rPr>
              <w:t>Self-report</w:t>
            </w:r>
          </w:p>
        </w:tc>
      </w:tr>
      <w:tr w:rsidR="004230EC" w:rsidRPr="004230EC" w14:paraId="3032CD89" w14:textId="77777777" w:rsidTr="00404213">
        <w:tc>
          <w:tcPr>
            <w:tcW w:w="0" w:type="auto"/>
          </w:tcPr>
          <w:p w14:paraId="2807F516" w14:textId="77777777" w:rsidR="004230EC" w:rsidRPr="004230EC" w:rsidRDefault="004230EC" w:rsidP="004230EC">
            <w:pPr>
              <w:rPr>
                <w:lang w:val="en-US"/>
              </w:rPr>
            </w:pPr>
          </w:p>
        </w:tc>
        <w:tc>
          <w:tcPr>
            <w:tcW w:w="0" w:type="auto"/>
          </w:tcPr>
          <w:p w14:paraId="545209C2" w14:textId="77777777" w:rsidR="004230EC" w:rsidRPr="004230EC" w:rsidRDefault="004230EC" w:rsidP="004230EC">
            <w:pPr>
              <w:rPr>
                <w:lang w:val="en-US"/>
              </w:rPr>
            </w:pPr>
            <w:r>
              <w:rPr>
                <w:lang w:val="en-US"/>
              </w:rPr>
              <w:t>Perceived disease burden</w:t>
            </w:r>
          </w:p>
        </w:tc>
        <w:tc>
          <w:tcPr>
            <w:tcW w:w="0" w:type="auto"/>
          </w:tcPr>
          <w:p w14:paraId="6A4D3D3A" w14:textId="77777777" w:rsidR="004230EC" w:rsidRPr="004230EC" w:rsidRDefault="004230EC" w:rsidP="004230EC">
            <w:pPr>
              <w:rPr>
                <w:lang w:val="en-US"/>
              </w:rPr>
            </w:pPr>
            <w:r>
              <w:rPr>
                <w:lang w:val="en-US"/>
              </w:rPr>
              <w:t>Self-report</w:t>
            </w:r>
          </w:p>
        </w:tc>
      </w:tr>
      <w:tr w:rsidR="004230EC" w:rsidRPr="004230EC" w:rsidDel="009D1D6A" w14:paraId="049BA71F" w14:textId="2BB8EB6D" w:rsidTr="00404213">
        <w:trPr>
          <w:del w:id="485" w:author="Jonas Munk Jensen" w:date="2026-10-09T13:05:00Z" w16du:dateUtc="2026-10-09T11:05:00Z"/>
        </w:trPr>
        <w:tc>
          <w:tcPr>
            <w:tcW w:w="0" w:type="auto"/>
          </w:tcPr>
          <w:p w14:paraId="2803D717" w14:textId="1F13A024" w:rsidR="004230EC" w:rsidRPr="004230EC" w:rsidDel="009D1D6A" w:rsidRDefault="004230EC" w:rsidP="004230EC">
            <w:pPr>
              <w:rPr>
                <w:del w:id="486" w:author="Jonas Munk Jensen" w:date="2026-10-09T13:05:00Z" w16du:dateUtc="2026-10-09T11:05:00Z"/>
                <w:lang w:val="en-US"/>
              </w:rPr>
            </w:pPr>
          </w:p>
        </w:tc>
        <w:tc>
          <w:tcPr>
            <w:tcW w:w="0" w:type="auto"/>
          </w:tcPr>
          <w:p w14:paraId="365F4A6C" w14:textId="4EF34D0C" w:rsidR="004230EC" w:rsidRPr="004230EC" w:rsidDel="009D1D6A" w:rsidRDefault="004230EC" w:rsidP="004230EC">
            <w:pPr>
              <w:rPr>
                <w:del w:id="487" w:author="Jonas Munk Jensen" w:date="2026-10-09T13:05:00Z" w16du:dateUtc="2026-10-09T11:05:00Z"/>
                <w:lang w:val="en-US"/>
              </w:rPr>
            </w:pPr>
            <w:commentRangeStart w:id="488"/>
            <w:del w:id="489" w:author="Jonas Munk Jensen" w:date="2026-10-09T13:05:00Z" w16du:dateUtc="2026-10-09T11:05:00Z">
              <w:r w:rsidDel="009D1D6A">
                <w:rPr>
                  <w:lang w:val="en-US"/>
                </w:rPr>
                <w:delText>Total cholesterol</w:delText>
              </w:r>
              <w:commentRangeEnd w:id="488"/>
              <w:r w:rsidRPr="004230EC" w:rsidDel="009D1D6A">
                <w:rPr>
                  <w:rStyle w:val="Kommentarhenvisning"/>
                  <w:rFonts w:cstheme="minorBidi"/>
                  <w:sz w:val="22"/>
                  <w:szCs w:val="22"/>
                  <w:lang w:val="en-US"/>
                </w:rPr>
                <w:commentReference w:id="488"/>
              </w:r>
            </w:del>
          </w:p>
        </w:tc>
        <w:tc>
          <w:tcPr>
            <w:tcW w:w="0" w:type="auto"/>
          </w:tcPr>
          <w:p w14:paraId="00B6EC80" w14:textId="66DF9DE3" w:rsidR="004230EC" w:rsidRPr="004230EC" w:rsidDel="009D1D6A" w:rsidRDefault="004230EC" w:rsidP="004230EC">
            <w:pPr>
              <w:rPr>
                <w:del w:id="490" w:author="Jonas Munk Jensen" w:date="2026-10-09T13:05:00Z" w16du:dateUtc="2026-10-09T11:05:00Z"/>
                <w:lang w:val="en-US"/>
              </w:rPr>
            </w:pPr>
            <w:del w:id="491" w:author="Jonas Munk Jensen" w:date="2026-10-09T13:05:00Z" w16du:dateUtc="2026-10-09T11:05:00Z">
              <w:r w:rsidDel="009D1D6A">
                <w:rPr>
                  <w:lang w:val="en-US"/>
                </w:rPr>
                <w:delText>Register</w:delText>
              </w:r>
            </w:del>
          </w:p>
        </w:tc>
      </w:tr>
      <w:tr w:rsidR="004230EC" w:rsidRPr="004230EC" w14:paraId="6D2B7E5F" w14:textId="77777777" w:rsidTr="00404213">
        <w:tc>
          <w:tcPr>
            <w:tcW w:w="0" w:type="auto"/>
          </w:tcPr>
          <w:p w14:paraId="626701B7" w14:textId="77777777" w:rsidR="004230EC" w:rsidRPr="004230EC" w:rsidRDefault="004230EC" w:rsidP="004230EC">
            <w:pPr>
              <w:rPr>
                <w:lang w:val="en-US"/>
              </w:rPr>
            </w:pPr>
          </w:p>
        </w:tc>
        <w:tc>
          <w:tcPr>
            <w:tcW w:w="0" w:type="auto"/>
          </w:tcPr>
          <w:p w14:paraId="24B9AA53" w14:textId="77777777" w:rsidR="004230EC" w:rsidRPr="004230EC" w:rsidRDefault="004230EC" w:rsidP="004230EC">
            <w:pPr>
              <w:rPr>
                <w:lang w:val="en-US"/>
              </w:rPr>
            </w:pPr>
            <w:r>
              <w:rPr>
                <w:lang w:val="en-US"/>
              </w:rPr>
              <w:t>Comorbidity (Nordic Multimorbidity Index, NMI)</w:t>
            </w:r>
          </w:p>
        </w:tc>
        <w:tc>
          <w:tcPr>
            <w:tcW w:w="0" w:type="auto"/>
          </w:tcPr>
          <w:p w14:paraId="01C7E868" w14:textId="77777777" w:rsidR="004230EC" w:rsidRPr="004230EC" w:rsidRDefault="004230EC" w:rsidP="004230EC">
            <w:pPr>
              <w:rPr>
                <w:lang w:val="en-US"/>
              </w:rPr>
            </w:pPr>
            <w:r>
              <w:rPr>
                <w:lang w:val="en-US"/>
              </w:rPr>
              <w:t>Register</w:t>
            </w:r>
          </w:p>
        </w:tc>
      </w:tr>
      <w:tr w:rsidR="004230EC" w:rsidRPr="004230EC" w14:paraId="67FAD8EA" w14:textId="77777777" w:rsidTr="00404213">
        <w:tc>
          <w:tcPr>
            <w:tcW w:w="0" w:type="auto"/>
          </w:tcPr>
          <w:p w14:paraId="389C033E" w14:textId="77777777" w:rsidR="004230EC" w:rsidRPr="004230EC" w:rsidRDefault="004230EC" w:rsidP="004230EC">
            <w:pPr>
              <w:rPr>
                <w:lang w:val="en-US"/>
              </w:rPr>
            </w:pPr>
            <w:r>
              <w:rPr>
                <w:lang w:val="en-US"/>
              </w:rPr>
              <w:t>Psychological resources</w:t>
            </w:r>
          </w:p>
        </w:tc>
        <w:tc>
          <w:tcPr>
            <w:tcW w:w="0" w:type="auto"/>
          </w:tcPr>
          <w:p w14:paraId="54352E53" w14:textId="77777777" w:rsidR="004230EC" w:rsidRPr="004230EC" w:rsidRDefault="004230EC" w:rsidP="004230EC">
            <w:pPr>
              <w:rPr>
                <w:lang w:val="en-US"/>
              </w:rPr>
            </w:pPr>
            <w:r>
              <w:rPr>
                <w:lang w:val="en-US"/>
              </w:rPr>
              <w:t>Personality traits</w:t>
            </w:r>
          </w:p>
        </w:tc>
        <w:tc>
          <w:tcPr>
            <w:tcW w:w="0" w:type="auto"/>
          </w:tcPr>
          <w:p w14:paraId="173F06F6" w14:textId="77777777" w:rsidR="004230EC" w:rsidRPr="004230EC" w:rsidRDefault="004230EC" w:rsidP="004230EC">
            <w:pPr>
              <w:rPr>
                <w:lang w:val="en-US"/>
              </w:rPr>
            </w:pPr>
            <w:r>
              <w:rPr>
                <w:lang w:val="en-US"/>
              </w:rPr>
              <w:t>Self-report</w:t>
            </w:r>
          </w:p>
        </w:tc>
      </w:tr>
      <w:tr w:rsidR="004230EC" w:rsidRPr="004230EC" w14:paraId="7077C973" w14:textId="77777777" w:rsidTr="00404213">
        <w:tc>
          <w:tcPr>
            <w:tcW w:w="0" w:type="auto"/>
          </w:tcPr>
          <w:p w14:paraId="1D608923" w14:textId="77777777" w:rsidR="004230EC" w:rsidRPr="004230EC" w:rsidRDefault="004230EC" w:rsidP="004230EC">
            <w:pPr>
              <w:rPr>
                <w:lang w:val="en-US"/>
              </w:rPr>
            </w:pPr>
          </w:p>
        </w:tc>
        <w:tc>
          <w:tcPr>
            <w:tcW w:w="0" w:type="auto"/>
          </w:tcPr>
          <w:p w14:paraId="1B79CE6C" w14:textId="77777777" w:rsidR="004230EC" w:rsidRPr="004230EC" w:rsidRDefault="004230EC" w:rsidP="004230EC">
            <w:pPr>
              <w:rPr>
                <w:lang w:val="en-US"/>
              </w:rPr>
            </w:pPr>
            <w:r>
              <w:rPr>
                <w:lang w:val="en-US"/>
              </w:rPr>
              <w:t>Health literacy (HLQ)</w:t>
            </w:r>
          </w:p>
        </w:tc>
        <w:tc>
          <w:tcPr>
            <w:tcW w:w="0" w:type="auto"/>
          </w:tcPr>
          <w:p w14:paraId="2AF0BC62" w14:textId="77777777" w:rsidR="004230EC" w:rsidRPr="004230EC" w:rsidRDefault="004230EC" w:rsidP="004230EC">
            <w:pPr>
              <w:rPr>
                <w:lang w:val="en-US"/>
              </w:rPr>
            </w:pPr>
            <w:r>
              <w:rPr>
                <w:lang w:val="en-US"/>
              </w:rPr>
              <w:t>Self-report</w:t>
            </w:r>
          </w:p>
        </w:tc>
      </w:tr>
      <w:tr w:rsidR="004230EC" w:rsidRPr="004230EC" w14:paraId="5FB03FB1" w14:textId="77777777" w:rsidTr="00404213">
        <w:tc>
          <w:tcPr>
            <w:tcW w:w="0" w:type="auto"/>
          </w:tcPr>
          <w:p w14:paraId="3E78366A" w14:textId="77777777" w:rsidR="004230EC" w:rsidRPr="004230EC" w:rsidRDefault="004230EC" w:rsidP="004230EC">
            <w:pPr>
              <w:rPr>
                <w:lang w:val="en-US"/>
              </w:rPr>
            </w:pPr>
          </w:p>
        </w:tc>
        <w:tc>
          <w:tcPr>
            <w:tcW w:w="0" w:type="auto"/>
          </w:tcPr>
          <w:p w14:paraId="24CC613E" w14:textId="77777777" w:rsidR="004230EC" w:rsidRPr="004230EC" w:rsidRDefault="004230EC" w:rsidP="004230EC">
            <w:pPr>
              <w:rPr>
                <w:lang w:val="en-US"/>
              </w:rPr>
            </w:pPr>
            <w:r>
              <w:rPr>
                <w:lang w:val="en-US"/>
              </w:rPr>
              <w:t>Diabetes distress (PAID)</w:t>
            </w:r>
          </w:p>
        </w:tc>
        <w:tc>
          <w:tcPr>
            <w:tcW w:w="0" w:type="auto"/>
          </w:tcPr>
          <w:p w14:paraId="4FBB4E1B" w14:textId="77777777" w:rsidR="004230EC" w:rsidRPr="004230EC" w:rsidRDefault="004230EC" w:rsidP="004230EC">
            <w:pPr>
              <w:rPr>
                <w:lang w:val="en-US"/>
              </w:rPr>
            </w:pPr>
            <w:r>
              <w:rPr>
                <w:lang w:val="en-US"/>
              </w:rPr>
              <w:t>Self-report</w:t>
            </w:r>
          </w:p>
        </w:tc>
      </w:tr>
      <w:tr w:rsidR="004230EC" w:rsidRPr="004230EC" w14:paraId="64E23925" w14:textId="77777777" w:rsidTr="00404213">
        <w:tc>
          <w:tcPr>
            <w:tcW w:w="0" w:type="auto"/>
          </w:tcPr>
          <w:p w14:paraId="078859FF" w14:textId="77777777" w:rsidR="004230EC" w:rsidRPr="004230EC" w:rsidRDefault="004230EC" w:rsidP="004230EC">
            <w:pPr>
              <w:rPr>
                <w:lang w:val="en-US"/>
              </w:rPr>
            </w:pPr>
          </w:p>
        </w:tc>
        <w:tc>
          <w:tcPr>
            <w:tcW w:w="0" w:type="auto"/>
          </w:tcPr>
          <w:p w14:paraId="14F1464F" w14:textId="77777777" w:rsidR="004230EC" w:rsidRPr="004230EC" w:rsidRDefault="004230EC" w:rsidP="004230EC">
            <w:pPr>
              <w:rPr>
                <w:lang w:val="en-US"/>
              </w:rPr>
            </w:pPr>
            <w:r>
              <w:rPr>
                <w:lang w:val="en-US"/>
              </w:rPr>
              <w:t>Quality of life / well-being (SF-12, WHO-5)</w:t>
            </w:r>
          </w:p>
        </w:tc>
        <w:tc>
          <w:tcPr>
            <w:tcW w:w="0" w:type="auto"/>
          </w:tcPr>
          <w:p w14:paraId="072300CC" w14:textId="77777777" w:rsidR="004230EC" w:rsidRPr="004230EC" w:rsidRDefault="004230EC" w:rsidP="004230EC">
            <w:pPr>
              <w:rPr>
                <w:lang w:val="en-US"/>
              </w:rPr>
            </w:pPr>
            <w:r>
              <w:rPr>
                <w:lang w:val="en-US"/>
              </w:rPr>
              <w:t>Self-report</w:t>
            </w:r>
          </w:p>
        </w:tc>
      </w:tr>
    </w:tbl>
    <w:p w14:paraId="55B732A2" w14:textId="77777777" w:rsidR="004230EC" w:rsidRPr="004230EC" w:rsidRDefault="004230EC" w:rsidP="004230EC">
      <w:pPr>
        <w:rPr>
          <w:del w:id="492" w:author="Jonas Munk Jensen" w:date="2026-10-07T16:00:00Z"/>
          <w:lang w:val="en-US"/>
        </w:rPr>
      </w:pPr>
      <w:commentRangeStart w:id="493"/>
      <w:del w:id="494" w:author="Jonas Munk Jensen" w:date="2026-10-07T16:00:00Z">
        <w:r>
          <w:rPr>
            <w:b/>
            <w:bCs/>
            <w:lang w:val="en-US"/>
          </w:rPr>
          <w:delText>Covariates for adjustment (all models):</w:delText>
        </w:r>
      </w:del>
      <w:commentRangeEnd w:id="493"/>
      <w:r>
        <w:rPr>
          <w:rStyle w:val="Kommentarhenvisning"/>
          <w:rFonts w:cstheme="majorBidi"/>
          <w:sz w:val="28"/>
          <w:szCs w:val="28"/>
          <w:lang w:val="en-US"/>
        </w:rPr>
        <w:commentReference w:id="493"/>
      </w:r>
      <w:del w:id="495" w:author="Jonas Munk Jensen" w:date="2026-10-07T16:00:00Z">
        <w:r>
          <w:rPr>
            <w:lang w:val="en-US"/>
          </w:rPr>
          <w:delText xml:space="preserve"> Age, Sex</w:delText>
        </w:r>
      </w:del>
    </w:p>
    <w:p w14:paraId="701E43CB" w14:textId="77777777" w:rsidR="004230EC" w:rsidRPr="004230EC" w:rsidRDefault="004230EC">
      <w:pPr>
        <w:pStyle w:val="Overskrift3"/>
        <w:rPr>
          <w:lang w:val="en-US"/>
        </w:rPr>
        <w:pPrChange w:id="496" w:author="Jonas Munk Jensen" w:date="2026-10-07T14:00:00Z">
          <w:pPr/>
        </w:pPrChange>
      </w:pPr>
      <w:bookmarkStart w:id="497" w:name="outcome-measures"/>
      <w:bookmarkEnd w:id="497"/>
      <w:del w:id="498" w:author="Jonas Munk Jensen" w:date="2026-10-07T14:00:00Z">
        <w:r>
          <w:rPr>
            <w:lang w:val="en-US"/>
          </w:rPr>
          <w:delText xml:space="preserve">3.3.3 </w:delText>
        </w:r>
      </w:del>
      <w:r>
        <w:rPr>
          <w:lang w:val="en-US"/>
        </w:rPr>
        <w:t>Outcome measures</w:t>
      </w:r>
    </w:p>
    <w:p w14:paraId="541BC5DF" w14:textId="77777777" w:rsidR="004230EC" w:rsidRPr="004230EC" w:rsidRDefault="004230EC" w:rsidP="004230EC">
      <w:pPr>
        <w:rPr>
          <w:lang w:val="en-US"/>
        </w:rPr>
      </w:pPr>
      <w:commentRangeStart w:id="499"/>
      <w:commentRangeStart w:id="500"/>
      <w:ins w:id="501" w:author="Jonas Munk Jensen" w:date="2026-10-07T16:00:00Z">
        <w:r>
          <w:rPr>
            <w:lang w:val="en-US"/>
          </w:rPr>
          <w:t xml:space="preserve">For each service, three binary outcomes are analyzed, coded as shown in Table 1: offer (among all respondents with a valid answer), unmet need (among those not offered) and uptake (among those offered). </w:t>
        </w:r>
      </w:ins>
      <w:del w:id="502" w:author="Jonas Munk Jensen" w:date="2026-10-07T12:00:00Z">
        <w:r>
          <w:rPr>
            <w:lang w:val="en-US"/>
          </w:rPr>
          <w:delText>Each of the five service items is dichotomized into</w:delText>
        </w:r>
        <w:commentRangeStart w:id="503"/>
        <w:r>
          <w:rPr>
            <w:lang w:val="en-US"/>
          </w:rPr>
          <w:delText xml:space="preserve"> </w:delText>
        </w:r>
        <w:r>
          <w:rPr>
            <w:i/>
            <w:iCs/>
            <w:lang w:val="en-US"/>
          </w:rPr>
          <w:delText xml:space="preserve">user (1) </w:delText>
        </w:r>
        <w:r>
          <w:rPr>
            <w:lang w:val="en-US"/>
          </w:rPr>
          <w:delText xml:space="preserve"> vs. </w:delText>
        </w:r>
        <w:r>
          <w:rPr>
            <w:i/>
            <w:iCs/>
            <w:lang w:val="en-US"/>
          </w:rPr>
          <w:delText>non-user (0</w:delText>
        </w:r>
      </w:del>
      <w:commentRangeEnd w:id="503"/>
      <w:r>
        <w:rPr>
          <w:rStyle w:val="Kommentarhenvisning"/>
          <w:rFonts w:cstheme="minorBidi"/>
          <w:i/>
          <w:iCs/>
          <w:sz w:val="22"/>
          <w:szCs w:val="22"/>
          <w:lang w:val="en-US"/>
        </w:rPr>
        <w:commentReference w:id="503"/>
      </w:r>
      <w:del w:id="504" w:author="Jonas Munk Jensen" w:date="2026-10-07T12:00:00Z">
        <w:r>
          <w:rPr>
            <w:i/>
            <w:iCs/>
            <w:lang w:val="en-US"/>
          </w:rPr>
          <w:delText>)</w:delText>
        </w:r>
        <w:r>
          <w:rPr>
            <w:lang w:val="en-US"/>
          </w:rPr>
          <w:delText xml:space="preserve">, using the coding rule below. </w:delText>
        </w:r>
      </w:del>
      <w:r>
        <w:rPr>
          <w:lang w:val="en-US"/>
        </w:rPr>
        <w:t>Respondents answering “Don’t know”</w:t>
      </w:r>
      <w:ins w:id="505" w:author="Jonas Munk Jensen" w:date="2026-10-07T12:00:00Z">
        <w:r>
          <w:rPr>
            <w:lang w:val="en-US"/>
          </w:rPr>
          <w:t xml:space="preserve"> or with a missing response</w:t>
        </w:r>
      </w:ins>
      <w:commentRangeEnd w:id="500"/>
      <w:r>
        <w:rPr>
          <w:rStyle w:val="Kommentarhenvisning"/>
          <w:rFonts w:cstheme="minorBidi"/>
          <w:sz w:val="22"/>
          <w:szCs w:val="22"/>
          <w:lang w:val="en-US"/>
        </w:rPr>
        <w:commentReference w:id="500"/>
      </w:r>
      <w:r>
        <w:rPr>
          <w:lang w:val="en-US"/>
        </w:rPr>
        <w:t xml:space="preserve"> on a given item are excluded from the analysis of that item.</w:t>
      </w:r>
    </w:p>
    <w:tbl>
      <w:tblPr>
        <w:tblW w:w="0" w:type="auto"/>
        <w:tblLook w:val="0020" w:firstRow="1" w:lastRow="0" w:firstColumn="0" w:lastColumn="0" w:noHBand="0" w:noVBand="0"/>
      </w:tblPr>
      <w:tblGrid>
        <w:gridCol w:w="4048"/>
        <w:gridCol w:w="3510"/>
      </w:tblGrid>
      <w:tr w:rsidR="004230EC" w:rsidRPr="004E5828" w14:paraId="563B753A" w14:textId="77777777" w:rsidTr="00404213">
        <w:trPr>
          <w:tblHeader/>
          <w:del w:id="506" w:author="Jonas Munk Jensen" w:date="2026-10-07T16:00:00Z"/>
        </w:trPr>
        <w:tc>
          <w:tcPr>
            <w:tcW w:w="0" w:type="auto"/>
          </w:tcPr>
          <w:p w14:paraId="08164D91" w14:textId="77777777" w:rsidR="004230EC" w:rsidRPr="004230EC" w:rsidRDefault="004230EC" w:rsidP="004230EC">
            <w:pPr>
              <w:rPr>
                <w:lang w:val="en-US"/>
              </w:rPr>
            </w:pPr>
            <w:del w:id="507" w:author="Jonas Munk Jensen" w:date="2026-10-07T16:00:00Z">
              <w:r>
                <w:rPr>
                  <w:lang w:val="en-US"/>
                </w:rPr>
                <w:delText>Response category</w:delText>
              </w:r>
            </w:del>
          </w:p>
        </w:tc>
        <w:tc>
          <w:tcPr>
            <w:tcW w:w="0" w:type="auto"/>
          </w:tcPr>
          <w:p w14:paraId="5AAA66ED" w14:textId="77777777" w:rsidR="004230EC" w:rsidRPr="004230EC" w:rsidRDefault="004230EC" w:rsidP="004230EC">
            <w:pPr>
              <w:rPr>
                <w:lang w:val="en-US"/>
              </w:rPr>
            </w:pPr>
            <w:del w:id="508" w:author="Jonas Munk Jensen" w:date="2026-10-07T16:00:00Z">
              <w:r>
                <w:rPr>
                  <w:lang w:val="en-US"/>
                </w:rPr>
                <w:delText>Coding (offer / unmet need / uptake)</w:delText>
              </w:r>
            </w:del>
          </w:p>
        </w:tc>
      </w:tr>
      <w:tr w:rsidR="004230EC" w:rsidRPr="004E5828" w14:paraId="4170B06E" w14:textId="77777777" w:rsidTr="00404213">
        <w:trPr>
          <w:del w:id="509" w:author="Jonas Munk Jensen" w:date="2026-10-07T16:00:00Z"/>
        </w:trPr>
        <w:tc>
          <w:tcPr>
            <w:tcW w:w="0" w:type="auto"/>
          </w:tcPr>
          <w:p w14:paraId="420D17D3" w14:textId="77777777" w:rsidR="004230EC" w:rsidRPr="004230EC" w:rsidRDefault="004230EC" w:rsidP="004230EC">
            <w:pPr>
              <w:rPr>
                <w:lang w:val="en-US"/>
              </w:rPr>
            </w:pPr>
            <w:del w:id="510" w:author="Jonas Munk Jensen" w:date="2026-10-07T16:00:00Z">
              <w:r>
                <w:rPr>
                  <w:lang w:val="en-US"/>
                </w:rPr>
                <w:delText>Yes, and I accepted the offer</w:delText>
              </w:r>
            </w:del>
          </w:p>
        </w:tc>
        <w:tc>
          <w:tcPr>
            <w:tcW w:w="0" w:type="auto"/>
          </w:tcPr>
          <w:p w14:paraId="0B57C6C2" w14:textId="77777777" w:rsidR="004230EC" w:rsidRPr="004230EC" w:rsidRDefault="004230EC" w:rsidP="004230EC">
            <w:pPr>
              <w:rPr>
                <w:lang w:val="en-US"/>
              </w:rPr>
            </w:pPr>
            <w:del w:id="511" w:author="Jonas Munk Jensen" w:date="2026-10-07T16:00:00Z">
              <w:r>
                <w:rPr>
                  <w:lang w:val="en-US"/>
                </w:rPr>
                <w:delText>1 / – / 1</w:delText>
              </w:r>
            </w:del>
          </w:p>
        </w:tc>
      </w:tr>
      <w:tr w:rsidR="004230EC" w:rsidRPr="004E5828" w14:paraId="5110A5D6" w14:textId="77777777" w:rsidTr="00404213">
        <w:trPr>
          <w:del w:id="512" w:author="Jonas Munk Jensen" w:date="2026-10-07T16:00:00Z"/>
        </w:trPr>
        <w:tc>
          <w:tcPr>
            <w:tcW w:w="0" w:type="auto"/>
          </w:tcPr>
          <w:p w14:paraId="1B2D4F65" w14:textId="77777777" w:rsidR="004230EC" w:rsidRPr="004230EC" w:rsidRDefault="004230EC" w:rsidP="004230EC">
            <w:pPr>
              <w:rPr>
                <w:lang w:val="en-US"/>
              </w:rPr>
            </w:pPr>
            <w:del w:id="513" w:author="Jonas Munk Jensen" w:date="2026-10-07T16:00:00Z">
              <w:r>
                <w:rPr>
                  <w:lang w:val="en-US"/>
                </w:rPr>
                <w:delText>Yes, but I did not accept the offer</w:delText>
              </w:r>
            </w:del>
          </w:p>
        </w:tc>
        <w:tc>
          <w:tcPr>
            <w:tcW w:w="0" w:type="auto"/>
          </w:tcPr>
          <w:p w14:paraId="344B8A98" w14:textId="77777777" w:rsidR="004230EC" w:rsidRPr="004230EC" w:rsidRDefault="004230EC" w:rsidP="004230EC">
            <w:pPr>
              <w:rPr>
                <w:lang w:val="en-US"/>
              </w:rPr>
            </w:pPr>
            <w:del w:id="514" w:author="Jonas Munk Jensen" w:date="2026-10-07T16:00:00Z">
              <w:r>
                <w:rPr>
                  <w:lang w:val="en-US"/>
                </w:rPr>
                <w:delText>1 / – / 0</w:delText>
              </w:r>
            </w:del>
          </w:p>
        </w:tc>
      </w:tr>
      <w:tr w:rsidR="004230EC" w:rsidRPr="004E5828" w14:paraId="76FF93D0" w14:textId="77777777" w:rsidTr="00404213">
        <w:trPr>
          <w:del w:id="515" w:author="Jonas Munk Jensen" w:date="2026-10-07T16:00:00Z"/>
        </w:trPr>
        <w:tc>
          <w:tcPr>
            <w:tcW w:w="0" w:type="auto"/>
          </w:tcPr>
          <w:p w14:paraId="06B6DA90" w14:textId="77777777" w:rsidR="004230EC" w:rsidRPr="004230EC" w:rsidRDefault="004230EC" w:rsidP="004230EC">
            <w:pPr>
              <w:rPr>
                <w:lang w:val="en-US"/>
              </w:rPr>
            </w:pPr>
            <w:del w:id="516" w:author="Jonas Munk Jensen" w:date="2026-10-07T16:00:00Z">
              <w:r>
                <w:rPr>
                  <w:lang w:val="en-US"/>
                </w:rPr>
                <w:delText>No, but I contacted the municipality myself</w:delText>
              </w:r>
            </w:del>
          </w:p>
        </w:tc>
        <w:tc>
          <w:tcPr>
            <w:tcW w:w="0" w:type="auto"/>
          </w:tcPr>
          <w:p w14:paraId="2FEB754B" w14:textId="77777777" w:rsidR="004230EC" w:rsidRPr="004230EC" w:rsidRDefault="004230EC" w:rsidP="004230EC">
            <w:pPr>
              <w:rPr>
                <w:lang w:val="en-US"/>
              </w:rPr>
            </w:pPr>
            <w:del w:id="517" w:author="Jonas Munk Jensen" w:date="2026-10-07T16:00:00Z">
              <w:r>
                <w:rPr>
                  <w:lang w:val="en-US"/>
                </w:rPr>
                <w:delText>0 / – / –</w:delText>
              </w:r>
            </w:del>
          </w:p>
        </w:tc>
      </w:tr>
      <w:tr w:rsidR="004230EC" w:rsidRPr="004E5828" w14:paraId="7E236857" w14:textId="77777777" w:rsidTr="00404213">
        <w:trPr>
          <w:del w:id="518" w:author="Jonas Munk Jensen" w:date="2026-10-07T16:00:00Z"/>
        </w:trPr>
        <w:tc>
          <w:tcPr>
            <w:tcW w:w="0" w:type="auto"/>
          </w:tcPr>
          <w:p w14:paraId="45D67D09" w14:textId="77777777" w:rsidR="004230EC" w:rsidRPr="004230EC" w:rsidRDefault="004230EC" w:rsidP="004230EC">
            <w:pPr>
              <w:rPr>
                <w:lang w:val="en-US"/>
              </w:rPr>
            </w:pPr>
            <w:del w:id="519" w:author="Jonas Munk Jensen" w:date="2026-10-07T16:00:00Z">
              <w:r>
                <w:rPr>
                  <w:lang w:val="en-US"/>
                </w:rPr>
                <w:delText>No, but I would have liked the offer</w:delText>
              </w:r>
            </w:del>
          </w:p>
        </w:tc>
        <w:tc>
          <w:tcPr>
            <w:tcW w:w="0" w:type="auto"/>
          </w:tcPr>
          <w:p w14:paraId="5087A074" w14:textId="77777777" w:rsidR="004230EC" w:rsidRPr="004230EC" w:rsidRDefault="004230EC" w:rsidP="004230EC">
            <w:pPr>
              <w:rPr>
                <w:lang w:val="en-US"/>
              </w:rPr>
            </w:pPr>
            <w:del w:id="520" w:author="Jonas Munk Jensen" w:date="2026-10-07T16:00:00Z">
              <w:r>
                <w:rPr>
                  <w:lang w:val="en-US"/>
                </w:rPr>
                <w:delText>0 / 1 / –</w:delText>
              </w:r>
            </w:del>
          </w:p>
        </w:tc>
      </w:tr>
      <w:tr w:rsidR="004230EC" w:rsidRPr="004E5828" w14:paraId="20CDB0D5" w14:textId="77777777" w:rsidTr="00404213">
        <w:trPr>
          <w:del w:id="521" w:author="Jonas Munk Jensen" w:date="2026-10-07T16:00:00Z"/>
        </w:trPr>
        <w:tc>
          <w:tcPr>
            <w:tcW w:w="0" w:type="auto"/>
          </w:tcPr>
          <w:p w14:paraId="2F66C885" w14:textId="77777777" w:rsidR="004230EC" w:rsidRPr="004230EC" w:rsidRDefault="004230EC" w:rsidP="004230EC">
            <w:pPr>
              <w:rPr>
                <w:lang w:val="en-US"/>
              </w:rPr>
            </w:pPr>
            <w:del w:id="522" w:author="Jonas Munk Jensen" w:date="2026-10-07T16:00:00Z">
              <w:r>
                <w:rPr>
                  <w:lang w:val="en-US"/>
                </w:rPr>
                <w:delText>No, I do not need it</w:delText>
              </w:r>
            </w:del>
          </w:p>
        </w:tc>
        <w:tc>
          <w:tcPr>
            <w:tcW w:w="0" w:type="auto"/>
          </w:tcPr>
          <w:p w14:paraId="152753FC" w14:textId="77777777" w:rsidR="004230EC" w:rsidRPr="004230EC" w:rsidRDefault="004230EC" w:rsidP="004230EC">
            <w:pPr>
              <w:rPr>
                <w:lang w:val="en-US"/>
              </w:rPr>
            </w:pPr>
            <w:del w:id="523" w:author="Jonas Munk Jensen" w:date="2026-10-07T16:00:00Z">
              <w:r>
                <w:rPr>
                  <w:lang w:val="en-US"/>
                </w:rPr>
                <w:delText>0 / 0 / –</w:delText>
              </w:r>
            </w:del>
          </w:p>
        </w:tc>
      </w:tr>
      <w:tr w:rsidR="004230EC" w:rsidRPr="004E5828" w14:paraId="606AA49C" w14:textId="77777777" w:rsidTr="00404213">
        <w:trPr>
          <w:del w:id="524" w:author="Jonas Munk Jensen" w:date="2026-10-07T16:00:00Z"/>
        </w:trPr>
        <w:tc>
          <w:tcPr>
            <w:tcW w:w="0" w:type="auto"/>
          </w:tcPr>
          <w:p w14:paraId="0E059D65" w14:textId="77777777" w:rsidR="004230EC" w:rsidRPr="004230EC" w:rsidRDefault="004230EC" w:rsidP="004230EC">
            <w:pPr>
              <w:rPr>
                <w:lang w:val="en-US"/>
              </w:rPr>
            </w:pPr>
            <w:del w:id="525" w:author="Jonas Munk Jensen" w:date="2026-10-07T16:00:00Z">
              <w:r>
                <w:rPr>
                  <w:lang w:val="en-US"/>
                </w:rPr>
                <w:delText>Not relevant</w:delText>
              </w:r>
            </w:del>
          </w:p>
        </w:tc>
        <w:tc>
          <w:tcPr>
            <w:tcW w:w="0" w:type="auto"/>
          </w:tcPr>
          <w:p w14:paraId="0873E025" w14:textId="77777777" w:rsidR="004230EC" w:rsidRPr="004230EC" w:rsidRDefault="004230EC" w:rsidP="004230EC">
            <w:pPr>
              <w:rPr>
                <w:lang w:val="en-US"/>
              </w:rPr>
            </w:pPr>
            <w:del w:id="526" w:author="Jonas Munk Jensen" w:date="2026-10-07T16:00:00Z">
              <w:r>
                <w:rPr>
                  <w:lang w:val="en-US"/>
                </w:rPr>
                <w:delText>0 / 0 / –</w:delText>
              </w:r>
            </w:del>
          </w:p>
        </w:tc>
      </w:tr>
      <w:tr w:rsidR="004230EC" w:rsidRPr="004E5828" w14:paraId="7EC2BDAC" w14:textId="77777777" w:rsidTr="00404213">
        <w:trPr>
          <w:del w:id="527" w:author="Jonas Munk Jensen" w:date="2026-10-07T16:00:00Z"/>
        </w:trPr>
        <w:tc>
          <w:tcPr>
            <w:tcW w:w="0" w:type="auto"/>
          </w:tcPr>
          <w:p w14:paraId="7639E536" w14:textId="77777777" w:rsidR="004230EC" w:rsidRPr="004230EC" w:rsidRDefault="004230EC" w:rsidP="004230EC">
            <w:pPr>
              <w:rPr>
                <w:lang w:val="en-US"/>
              </w:rPr>
            </w:pPr>
            <w:del w:id="528" w:author="Jonas Munk Jensen" w:date="2026-10-07T16:00:00Z">
              <w:r>
                <w:rPr>
                  <w:lang w:val="en-US"/>
                </w:rPr>
                <w:delText>Don’t know</w:delText>
              </w:r>
            </w:del>
          </w:p>
        </w:tc>
        <w:tc>
          <w:tcPr>
            <w:tcW w:w="0" w:type="auto"/>
          </w:tcPr>
          <w:p w14:paraId="261B4214" w14:textId="77777777" w:rsidR="004230EC" w:rsidRPr="004230EC" w:rsidRDefault="004230EC" w:rsidP="004230EC">
            <w:pPr>
              <w:rPr>
                <w:lang w:val="en-US"/>
              </w:rPr>
            </w:pPr>
            <w:del w:id="529" w:author="Jonas Munk Jensen" w:date="2026-10-07T16:00:00Z">
              <w:r>
                <w:rPr>
                  <w:lang w:val="en-US"/>
                </w:rPr>
                <w:delText>Excluded</w:delText>
              </w:r>
            </w:del>
          </w:p>
        </w:tc>
      </w:tr>
    </w:tbl>
    <w:p w14:paraId="3AA78D9D" w14:textId="77777777" w:rsidR="00EF4051" w:rsidRDefault="00000000">
      <w:pPr>
        <w:rPr>
          <w:del w:id="530" w:author="Jonas Munk Jensen" w:date="2026-10-07T16:00:00Z"/>
          <w:lang w:val="en-US"/>
        </w:rPr>
      </w:pPr>
      <w:del w:id="531" w:author="Jonas Munk Jensen" w:date="2026-10-07T16:00:00Z">
        <w:r>
          <w:rPr>
            <w:lang w:val="en-US"/>
          </w:rPr>
          <w:delText>– = not part of the analysis population for that outcome.</w:delText>
        </w:r>
      </w:del>
      <w:commentRangeEnd w:id="499"/>
      <w:r>
        <w:rPr>
          <w:rStyle w:val="Kommentarhenvisning"/>
          <w:rFonts w:cstheme="minorBidi"/>
          <w:sz w:val="22"/>
          <w:szCs w:val="22"/>
          <w:lang w:val="en-US"/>
        </w:rPr>
        <w:commentReference w:id="499"/>
      </w:r>
    </w:p>
    <w:p w14:paraId="38A28D42" w14:textId="6BDA897D" w:rsidR="004230EC" w:rsidRPr="004230EC" w:rsidRDefault="004230EC" w:rsidP="004230EC">
      <w:pPr>
        <w:rPr>
          <w:lang w:val="en-US"/>
        </w:rPr>
      </w:pPr>
      <w:commentRangeStart w:id="532"/>
      <w:del w:id="533" w:author="Jonas Munk Jensen" w:date="2026-10-07T12:00:00Z">
        <w:r>
          <w:rPr>
            <w:lang w:val="en-US"/>
          </w:rPr>
          <w:delText xml:space="preserve">An alternative outcome definition based solely on </w:delText>
        </w:r>
        <w:r>
          <w:rPr>
            <w:i/>
            <w:iCs/>
            <w:lang w:val="en-US"/>
          </w:rPr>
          <w:delText>“Yes, but I did not accept the offer”</w:delText>
        </w:r>
        <w:r>
          <w:rPr>
            <w:lang w:val="en-US"/>
          </w:rPr>
          <w:delText xml:space="preserve"> will be explored in sensitivity analyses.</w:delText>
        </w:r>
      </w:del>
      <w:commentRangeStart w:id="534"/>
      <w:ins w:id="535" w:author="Jonas Munk Jensen" w:date="2026-10-07T12:00:00Z">
        <w:r>
          <w:rPr>
            <w:lang w:val="en-US"/>
          </w:rPr>
          <w:t>Sensitivity analyses will (</w:t>
        </w:r>
      </w:ins>
      <w:ins w:id="536" w:author="Jonas Munk Jensen" w:date="2026-10-09T13:11:00Z" w16du:dateUtc="2026-10-09T11:11:00Z">
        <w:r w:rsidR="00CC18DA">
          <w:rPr>
            <w:lang w:val="en-US"/>
          </w:rPr>
          <w:t>1</w:t>
        </w:r>
      </w:ins>
      <w:ins w:id="537" w:author="Jonas Munk Jensen" w:date="2026-10-07T12:00:00Z">
        <w:r>
          <w:rPr>
            <w:lang w:val="en-US"/>
          </w:rPr>
          <w:t>) exclude respondents answering “Not relevant” from the offer and unmet need analyses, (</w:t>
        </w:r>
      </w:ins>
      <w:ins w:id="538" w:author="Jonas Munk Jensen" w:date="2026-10-09T13:11:00Z" w16du:dateUtc="2026-10-09T11:11:00Z">
        <w:r w:rsidR="00CC18DA">
          <w:rPr>
            <w:lang w:val="en-US"/>
          </w:rPr>
          <w:t>2</w:t>
        </w:r>
      </w:ins>
      <w:ins w:id="539" w:author="Jonas Munk Jensen" w:date="2026-10-07T12:00:00Z">
        <w:r>
          <w:rPr>
            <w:lang w:val="en-US"/>
          </w:rPr>
          <w:t>) exclude respondents reporting self-initiated contact from the offer analysis, and (</w:t>
        </w:r>
      </w:ins>
      <w:ins w:id="540" w:author="Jonas Munk Jensen" w:date="2026-10-09T13:11:00Z" w16du:dateUtc="2026-10-09T11:11:00Z">
        <w:r w:rsidR="00CC18DA">
          <w:rPr>
            <w:lang w:val="en-US"/>
          </w:rPr>
          <w:t>3</w:t>
        </w:r>
      </w:ins>
      <w:ins w:id="541" w:author="Jonas Munk Jensen" w:date="2026-10-07T12:00:00Z">
        <w:r>
          <w:rPr>
            <w:lang w:val="en-US"/>
          </w:rPr>
          <w:t>) classify self-initiated contact as unmet need in the unmet need analysis.</w:t>
        </w:r>
      </w:ins>
      <w:commentRangeEnd w:id="534"/>
      <w:r w:rsidRPr="004230EC">
        <w:rPr>
          <w:rStyle w:val="Kommentarhenvisning"/>
          <w:rFonts w:cstheme="minorBidi"/>
          <w:sz w:val="22"/>
          <w:szCs w:val="22"/>
          <w:lang w:val="en-US"/>
        </w:rPr>
        <w:commentReference w:id="534"/>
      </w:r>
      <w:commentRangeEnd w:id="532"/>
      <w:r w:rsidRPr="004230EC">
        <w:rPr>
          <w:rStyle w:val="Kommentarhenvisning"/>
          <w:rFonts w:cstheme="minorBidi"/>
          <w:sz w:val="22"/>
          <w:szCs w:val="22"/>
          <w:lang w:val="en-US"/>
        </w:rPr>
        <w:commentReference w:id="532"/>
      </w:r>
    </w:p>
    <w:p w14:paraId="4F11FCF6" w14:textId="77777777" w:rsidR="004230EC" w:rsidRPr="004230EC" w:rsidRDefault="004230EC">
      <w:pPr>
        <w:pStyle w:val="Overskrift3"/>
        <w:rPr>
          <w:lang w:val="en-US"/>
        </w:rPr>
        <w:pPrChange w:id="542" w:author="Jonas Munk Jensen" w:date="2026-10-07T14:00:00Z">
          <w:pPr/>
        </w:pPrChange>
      </w:pPr>
      <w:bookmarkStart w:id="543" w:name="statistical-analysis-2"/>
      <w:bookmarkEnd w:id="543"/>
      <w:del w:id="544" w:author="Jonas Munk Jensen" w:date="2026-10-07T14:00:00Z">
        <w:r>
          <w:rPr>
            <w:lang w:val="en-US"/>
          </w:rPr>
          <w:lastRenderedPageBreak/>
          <w:delText xml:space="preserve">3.3.4 </w:delText>
        </w:r>
      </w:del>
      <w:r>
        <w:rPr>
          <w:lang w:val="en-US"/>
        </w:rPr>
        <w:t>Statistical analysis</w:t>
      </w:r>
    </w:p>
    <w:p w14:paraId="002236FF" w14:textId="4307C279" w:rsidR="004230EC" w:rsidRPr="004230EC" w:rsidRDefault="004230EC" w:rsidP="004230EC">
      <w:pPr>
        <w:rPr>
          <w:lang w:val="en-US"/>
        </w:rPr>
      </w:pPr>
      <w:commentRangeStart w:id="545"/>
      <w:commentRangeStart w:id="546"/>
      <w:del w:id="547" w:author="Jonas Munk Jensen" w:date="2026-10-07T16:00:00Z">
        <w:r>
          <w:rPr>
            <w:lang w:val="en-US"/>
          </w:rPr>
          <w:delText>Outcome variables from the questionnaire will be dichotomised into high and low scores.</w:delText>
        </w:r>
      </w:del>
      <w:commentRangeEnd w:id="546"/>
      <w:r>
        <w:rPr>
          <w:rStyle w:val="Kommentarhenvisning"/>
          <w:rFonts w:cstheme="minorBidi"/>
          <w:sz w:val="22"/>
          <w:szCs w:val="22"/>
          <w:lang w:val="en-US"/>
        </w:rPr>
        <w:commentReference w:id="546"/>
      </w:r>
      <w:del w:id="548" w:author="Jonas Munk Jensen" w:date="2026-10-07T16:00:00Z">
        <w:r>
          <w:rPr>
            <w:lang w:val="en-US"/>
          </w:rPr>
          <w:delText xml:space="preserve"> In cases where internationally recognised cut-off values are not available, cohort-specific medians will be used as the threshold for classification.</w:delText>
        </w:r>
      </w:del>
      <w:ins w:id="549" w:author="Jonas Munk Jensen" w:date="2026-10-07T16:00:00Z">
        <w:r>
          <w:rPr>
            <w:lang w:val="en-US"/>
          </w:rPr>
          <w:t>For translational purposes, the self-reported psychosocial scales (WHO-5, PAID, HLQ, SF-12, personality traits and perceived disease burden) will be dichotomized into high and low scores. Internationally recognized cut-off values will be used where available (e.g., [WHO-5 ≤ 50] for poor well-being and [PAID ≥ 40] for high diabetes distress)</w:t>
        </w:r>
      </w:ins>
      <w:ins w:id="550" w:author="Jonas Munk Jensen" w:date="2026-10-09T13:12:00Z" w16du:dateUtc="2026-10-09T11:12:00Z">
        <w:r w:rsidR="00CC18DA">
          <w:rPr>
            <w:lang w:val="en-US"/>
          </w:rPr>
          <w:t>. O</w:t>
        </w:r>
      </w:ins>
      <w:ins w:id="551" w:author="Jonas Munk Jensen" w:date="2026-10-07T16:00:00Z">
        <w:r>
          <w:rPr>
            <w:lang w:val="en-US"/>
          </w:rPr>
          <w:t>therwise, the median in the observed analysis sample will be used, and the same cut-offs will be applied in the weighted analyses. Other continuous covariates (e.g., age, HbA1c and BMI) will be modeled continuously, using restricted cubic splines where non-linear associations are plausible. The dichotomization applies to sub-questions 3 and 4 only</w:t>
        </w:r>
      </w:ins>
      <w:ins w:id="552" w:author="Jonas Munk Jensen" w:date="2026-10-09T13:13:00Z" w16du:dateUtc="2026-10-09T11:13:00Z">
        <w:r w:rsidR="00CC18DA">
          <w:rPr>
            <w:lang w:val="en-US"/>
          </w:rPr>
          <w:t>.</w:t>
        </w:r>
      </w:ins>
      <w:commentRangeEnd w:id="545"/>
      <w:del w:id="553" w:author="Jonas Munk Jensen" w:date="2026-10-09T13:13:00Z" w16du:dateUtc="2026-10-09T11:13:00Z">
        <w:r w:rsidRPr="004230EC" w:rsidDel="00CC18DA">
          <w:rPr>
            <w:rStyle w:val="Kommentarhenvisning"/>
            <w:rFonts w:cstheme="minorBidi"/>
            <w:sz w:val="22"/>
            <w:szCs w:val="22"/>
            <w:lang w:val="en-US"/>
          </w:rPr>
          <w:commentReference w:id="545"/>
        </w:r>
      </w:del>
    </w:p>
    <w:p w14:paraId="3BA48F02" w14:textId="77777777" w:rsidR="004230EC" w:rsidRPr="004230EC" w:rsidRDefault="004230EC" w:rsidP="004230EC">
      <w:pPr>
        <w:rPr>
          <w:lang w:val="en-US"/>
        </w:rPr>
      </w:pPr>
      <w:commentRangeStart w:id="554"/>
      <w:del w:id="555" w:author="Jonas Munk Jensen" w:date="2026-10-07T16:00:00Z">
        <w:r>
          <w:rPr>
            <w:b/>
            <w:bCs/>
            <w:lang w:val="en-US"/>
          </w:rPr>
          <w:delText>Descriptive comparison.</w:delText>
        </w:r>
        <w:r>
          <w:rPr>
            <w:lang w:val="en-US"/>
          </w:rPr>
          <w:delText xml:space="preserve"> </w:delText>
        </w:r>
      </w:del>
      <w:del w:id="556" w:author="Jonas Munk Jensen" w:date="2026-10-07T12:00:00Z">
        <w:r>
          <w:rPr>
            <w:lang w:val="en-US"/>
          </w:rPr>
          <w:delText>For each of the five outcomes, baseline characteristics of users vs. non-users will be summarized</w:delText>
        </w:r>
      </w:del>
      <w:ins w:id="557" w:author="Jonas Munk Jensen" w:date="2026-10-07T12:00:00Z">
        <w:r>
          <w:rPr>
            <w:lang w:val="en-US"/>
          </w:rPr>
          <w:t>For each outcome, baseline characteristics of respondents with and without the outcome (e.g., offered vs. not offered) will be summarized</w:t>
        </w:r>
      </w:ins>
      <w:r>
        <w:rPr>
          <w:lang w:val="en-US"/>
        </w:rPr>
        <w:t xml:space="preserve"> (mean (SD)/median (IQR) for continuous; n (%) for categorical), </w:t>
      </w:r>
      <w:del w:id="558" w:author="Jonas Munk Jensen" w:date="2026-10-07T16:00:00Z">
        <w:r>
          <w:rPr>
            <w:lang w:val="en-US"/>
          </w:rPr>
          <w:delText>compared using chi-squared tests (categorical) and t-tests/Wilcoxon tests (continuous), as appropriate.</w:delText>
        </w:r>
      </w:del>
      <w:ins w:id="559" w:author="Jonas Munk Jensen" w:date="2026-10-07T16:00:00Z">
        <w:r>
          <w:rPr>
            <w:lang w:val="en-US"/>
          </w:rPr>
          <w:t>and differences will be described using standardized mean differences (SMDs).</w:t>
        </w:r>
      </w:ins>
      <w:commentRangeEnd w:id="554"/>
      <w:r w:rsidRPr="004230EC">
        <w:rPr>
          <w:rStyle w:val="Kommentarhenvisning"/>
          <w:rFonts w:cstheme="minorBidi"/>
          <w:sz w:val="22"/>
          <w:szCs w:val="22"/>
          <w:lang w:val="en-US"/>
        </w:rPr>
        <w:commentReference w:id="554"/>
      </w:r>
    </w:p>
    <w:p w14:paraId="330F0650" w14:textId="77777777" w:rsidR="004230EC" w:rsidRPr="004230EC" w:rsidRDefault="004230EC" w:rsidP="004230EC">
      <w:pPr>
        <w:rPr>
          <w:del w:id="560" w:author="Jonas Munk Jensen" w:date="2026-10-07T16:00:00Z"/>
          <w:lang w:val="en-US"/>
        </w:rPr>
      </w:pPr>
      <w:del w:id="561" w:author="Jonas Munk Jensen" w:date="2026-10-07T16:00:00Z">
        <w:r>
          <w:rPr>
            <w:b/>
            <w:bCs/>
            <w:lang w:val="en-US"/>
          </w:rPr>
          <w:delText>Regression analysis.</w:delText>
        </w:r>
        <w:r>
          <w:rPr>
            <w:lang w:val="en-US"/>
          </w:rPr>
          <w:delText xml:space="preserve"> </w:delText>
        </w:r>
      </w:del>
      <w:del w:id="562" w:author="Jonas Munk Jensen" w:date="2026-10-07T12:00:00Z">
        <w:r>
          <w:rPr>
            <w:lang w:val="en-US"/>
          </w:rPr>
          <w:delText>For each of the five outcomes, separately:</w:delText>
        </w:r>
      </w:del>
    </w:p>
    <w:p w14:paraId="6271F0F8" w14:textId="77777777" w:rsidR="004230EC" w:rsidRPr="004230EC" w:rsidRDefault="004230EC" w:rsidP="004230EC">
      <w:pPr>
        <w:numPr>
          <w:ilvl w:val="0"/>
          <w:numId w:val="2"/>
        </w:numPr>
        <w:rPr>
          <w:del w:id="563" w:author="Jonas Munk Jensen" w:date="2026-10-07T16:00:00Z"/>
          <w:lang w:val="en-US"/>
        </w:rPr>
      </w:pPr>
      <w:del w:id="564" w:author="Jonas Munk Jensen" w:date="2026-10-07T16:00:00Z">
        <w:r>
          <w:rPr>
            <w:b/>
            <w:bCs/>
            <w:lang w:val="en-US"/>
          </w:rPr>
          <w:delText>Univariable models:</w:delText>
        </w:r>
        <w:r>
          <w:rPr>
            <w:lang w:val="en-US"/>
          </w:rPr>
          <w:delText xml:space="preserve"> crude and age-/sex-adjusted odds ratios (OR) for each candidate covariate.</w:delText>
        </w:r>
      </w:del>
    </w:p>
    <w:p w14:paraId="483645FE" w14:textId="0331CCD5" w:rsidR="004230EC" w:rsidRPr="004230EC" w:rsidRDefault="004230EC" w:rsidP="004230EC">
      <w:pPr>
        <w:numPr>
          <w:ilvl w:val="0"/>
          <w:numId w:val="2"/>
        </w:numPr>
        <w:rPr>
          <w:del w:id="565" w:author="Jonas Munk Jensen" w:date="2026-10-07T16:00:00Z"/>
          <w:lang w:val="en-US"/>
        </w:rPr>
      </w:pPr>
      <w:del w:id="566" w:author="Jonas Munk Jensen" w:date="2026-10-07T16:00:00Z">
        <w:r>
          <w:rPr>
            <w:b/>
            <w:bCs/>
            <w:lang w:val="en-US"/>
          </w:rPr>
          <w:delText>Multivariable model:</w:delText>
        </w:r>
        <w:r>
          <w:rPr>
            <w:lang w:val="en-US"/>
          </w:rPr>
          <w:delText xml:space="preserve"> all candidate covariates entered simultaneously (mutually adjusted), together with age and sex. The multivariable associations will be estimated using logistic regression.</w:delText>
        </w:r>
      </w:del>
    </w:p>
    <w:p w14:paraId="7A4A9639" w14:textId="77777777" w:rsidR="008833BD" w:rsidRDefault="00000000">
      <w:pPr>
        <w:rPr>
          <w:ins w:id="567" w:author="Jonas Munk Jensen" w:date="2026-10-07T16:00:00Z"/>
          <w:lang w:val="en-US"/>
        </w:rPr>
      </w:pPr>
      <w:commentRangeStart w:id="568"/>
      <w:ins w:id="569" w:author="Jonas Munk Jensen" w:date="2026-10-07T16:00:00Z">
        <w:r>
          <w:rPr>
            <w:lang w:val="en-US"/>
          </w:rPr>
          <w:t>For each service and outcome, associations will be estimated using logistic regression: first crude and age- and sex-adjusted models for each candidate covariate, and then a multivariable model including all candidate covariates together with age and sex.</w:t>
        </w:r>
      </w:ins>
      <w:commentRangeEnd w:id="568"/>
      <w:r>
        <w:rPr>
          <w:rStyle w:val="Kommentarhenvisning"/>
          <w:rFonts w:cstheme="minorBidi"/>
          <w:sz w:val="22"/>
          <w:szCs w:val="22"/>
          <w:lang w:val="en-US"/>
        </w:rPr>
        <w:commentReference w:id="568"/>
      </w:r>
    </w:p>
    <w:p w14:paraId="2E98181E" w14:textId="5226E90E" w:rsidR="00EF4051" w:rsidRDefault="00000000">
      <w:pPr>
        <w:rPr>
          <w:ins w:id="570" w:author="Jonas Munk Jensen" w:date="2026-10-07T12:00:00Z"/>
          <w:lang w:val="en-US"/>
        </w:rPr>
      </w:pPr>
      <w:commentRangeStart w:id="571"/>
      <w:ins w:id="572" w:author="Jonas Munk Jensen" w:date="2026-10-07T12:00:00Z">
        <w:r>
          <w:rPr>
            <w:lang w:val="en-US"/>
          </w:rPr>
          <w:t>Multivariable models will only be fitted when the smaller outcome category contains at least 10 events per model parameter, assessed on unweighted counts. Where this criterion is not met, only crude and age-/sex-adjusted associations will be reported. For exercise programs, the number of respondents declining an offer is expected to be small. For uptake, the age-/sex-adjusted associations will therefore constitute the main analysis, supplemented by a reduced multivariable model including a pre-specified core set of covariates (age, sex, highest attained educational level, equivalized disposable household income, comorbidity (NMI), BMI, diabetes distress (PAID) and health literacy (HLQ)), provided that the criterion is met for this reduced model.</w:t>
        </w:r>
      </w:ins>
      <w:commentRangeEnd w:id="571"/>
      <w:r>
        <w:rPr>
          <w:rStyle w:val="Kommentarhenvisning"/>
          <w:rFonts w:cstheme="minorBidi"/>
          <w:sz w:val="22"/>
          <w:szCs w:val="22"/>
          <w:lang w:val="en-US"/>
        </w:rPr>
        <w:commentReference w:id="571"/>
      </w:r>
    </w:p>
    <w:p w14:paraId="6527EA54" w14:textId="77777777" w:rsidR="004230EC" w:rsidRPr="004230EC" w:rsidRDefault="004230EC" w:rsidP="004230EC">
      <w:pPr>
        <w:rPr>
          <w:lang w:val="en-US"/>
        </w:rPr>
      </w:pPr>
      <w:r>
        <w:rPr>
          <w:lang w:val="en-US"/>
        </w:rPr>
        <w:t>Each of the above will be run twice — once on the observed analysis sample (unweighted) and once on the response-weighted analysis sample (applying the weights from §3.1).</w:t>
      </w:r>
      <w:commentRangeStart w:id="573"/>
      <w:ins w:id="574" w:author="Jonas Munk Jensen" w:date="2026-10-07T12:00:00Z">
        <w:r>
          <w:rPr>
            <w:lang w:val="en-US"/>
          </w:rPr>
          <w:t xml:space="preserve"> Models restricted to subpopulations (unmet need among those not offered; uptake among those offered) will be fitted as domain analyses within the survey design, and the effective sample size of the weighted analyses will be reported.</w:t>
        </w:r>
      </w:ins>
      <w:commentRangeEnd w:id="573"/>
      <w:r w:rsidRPr="004230EC">
        <w:rPr>
          <w:rStyle w:val="Kommentarhenvisning"/>
          <w:rFonts w:cstheme="minorBidi"/>
          <w:sz w:val="22"/>
          <w:szCs w:val="22"/>
          <w:lang w:val="en-US"/>
        </w:rPr>
        <w:commentReference w:id="573"/>
      </w:r>
    </w:p>
    <w:p w14:paraId="4755762D" w14:textId="3977EA80" w:rsidR="004230EC" w:rsidRPr="004230EC" w:rsidRDefault="004230EC" w:rsidP="004230EC">
      <w:pPr>
        <w:rPr>
          <w:lang w:val="en-US"/>
        </w:rPr>
      </w:pPr>
      <w:r>
        <w:rPr>
          <w:lang w:val="en-US"/>
        </w:rPr>
        <w:t>All associations will be reported as odds ratios with 95% confidence intervals. Analyses will be performed in R.</w:t>
      </w:r>
    </w:p>
    <w:p w14:paraId="34A37823" w14:textId="77777777" w:rsidR="004230EC" w:rsidRPr="004230EC" w:rsidRDefault="004230EC">
      <w:pPr>
        <w:pStyle w:val="Overskrift2"/>
        <w:rPr>
          <w:lang w:val="en-US"/>
        </w:rPr>
        <w:pPrChange w:id="575" w:author="Jonas Munk Jensen" w:date="2026-10-07T14:00:00Z">
          <w:pPr/>
        </w:pPrChange>
      </w:pPr>
      <w:bookmarkStart w:id="576" w:name="illustrative-patient-profiles"/>
      <w:bookmarkEnd w:id="454"/>
      <w:bookmarkEnd w:id="576"/>
      <w:del w:id="577" w:author="Jonas Munk Jensen" w:date="2026-10-07T14:00:00Z">
        <w:r>
          <w:rPr>
            <w:lang w:val="en-US"/>
          </w:rPr>
          <w:delText xml:space="preserve">3.4 3.4 </w:delText>
        </w:r>
      </w:del>
      <w:ins w:id="578" w:author="Jonas Munk Jensen" w:date="2026-10-07T14:00:00Z">
        <w:r>
          <w:rPr>
            <w:lang w:val="en-US"/>
          </w:rPr>
          <w:t xml:space="preserve">3.4 Sub-question 4: </w:t>
        </w:r>
      </w:ins>
      <w:r>
        <w:rPr>
          <w:lang w:val="en-US"/>
        </w:rPr>
        <w:t>Illustrative patient profiles</w:t>
      </w:r>
    </w:p>
    <w:p w14:paraId="7E449DBE" w14:textId="77777777" w:rsidR="004230EC" w:rsidRPr="004230EC" w:rsidRDefault="004230EC">
      <w:pPr>
        <w:pStyle w:val="Overskrift3"/>
        <w:rPr>
          <w:lang w:val="en-US"/>
        </w:rPr>
        <w:pPrChange w:id="579" w:author="Jonas Munk Jensen" w:date="2026-10-07T14:00:00Z">
          <w:pPr/>
        </w:pPrChange>
      </w:pPr>
      <w:bookmarkStart w:id="580" w:name="objective-3"/>
      <w:bookmarkEnd w:id="580"/>
      <w:del w:id="581" w:author="Jonas Munk Jensen" w:date="2026-10-07T14:00:00Z">
        <w:r>
          <w:rPr>
            <w:lang w:val="en-US"/>
          </w:rPr>
          <w:delText xml:space="preserve">3.4.1 </w:delText>
        </w:r>
      </w:del>
      <w:r>
        <w:rPr>
          <w:lang w:val="en-US"/>
        </w:rPr>
        <w:t>Objective</w:t>
      </w:r>
    </w:p>
    <w:p w14:paraId="296489B8" w14:textId="77777777" w:rsidR="004230EC" w:rsidRPr="004230EC" w:rsidRDefault="004230EC" w:rsidP="004230EC">
      <w:pPr>
        <w:rPr>
          <w:lang w:val="en-US"/>
        </w:rPr>
      </w:pPr>
      <w:r>
        <w:rPr>
          <w:lang w:val="en-US"/>
        </w:rPr>
        <w:t xml:space="preserve">To illustrate, using hypothetical patient profiles, how combinations of demographic, socioeconomic, clinical, and psychosocial characteristics are associated with the </w:t>
      </w:r>
      <w:commentRangeStart w:id="582"/>
      <w:del w:id="583" w:author="Jonas Munk Jensen" w:date="2026-10-07T12:00:00Z">
        <w:r>
          <w:rPr>
            <w:lang w:val="en-US"/>
          </w:rPr>
          <w:delText>predicted probability of municipal health service utilization</w:delText>
        </w:r>
      </w:del>
      <w:ins w:id="584" w:author="Jonas Munk Jensen" w:date="2026-10-07T12:00:00Z">
        <w:r>
          <w:rPr>
            <w:lang w:val="en-US"/>
          </w:rPr>
          <w:t>predicted probability of being offered municipal health services</w:t>
        </w:r>
      </w:ins>
      <w:commentRangeEnd w:id="582"/>
      <w:r>
        <w:rPr>
          <w:rStyle w:val="Kommentarhenvisning"/>
          <w:rFonts w:cstheme="minorBidi"/>
          <w:sz w:val="22"/>
          <w:szCs w:val="22"/>
          <w:lang w:val="en-US"/>
        </w:rPr>
        <w:commentReference w:id="582"/>
      </w:r>
      <w:r>
        <w:rPr>
          <w:lang w:val="en-US"/>
        </w:rPr>
        <w:t xml:space="preserve">. </w:t>
      </w:r>
      <w:commentRangeStart w:id="585"/>
      <w:del w:id="586" w:author="Jonas Munk Jensen" w:date="2026-10-07T14:00:00Z">
        <w:r>
          <w:rPr>
            <w:lang w:val="en-US"/>
          </w:rPr>
          <w:delText>The profiles are intended solely as illustrative examples and do not represent actual study participants.</w:delText>
        </w:r>
      </w:del>
      <w:ins w:id="587" w:author="Jonas Munk Jensen" w:date="2026-10-07T14:00:00Z">
        <w:r>
          <w:rPr>
            <w:lang w:val="en-US"/>
          </w:rPr>
          <w:t>The profiles are intended to translate the statistical findings into concrete, relatable examples; they are illustrative only and do not represent actual study participants.</w:t>
        </w:r>
      </w:ins>
      <w:commentRangeEnd w:id="585"/>
      <w:r w:rsidRPr="004230EC">
        <w:rPr>
          <w:rStyle w:val="Kommentarhenvisning"/>
          <w:rFonts w:cstheme="minorBidi"/>
          <w:sz w:val="22"/>
          <w:szCs w:val="22"/>
          <w:lang w:val="en-US"/>
        </w:rPr>
        <w:commentReference w:id="585"/>
      </w:r>
    </w:p>
    <w:p w14:paraId="11042FE3" w14:textId="77777777" w:rsidR="004230EC" w:rsidRPr="004230EC" w:rsidRDefault="004230EC">
      <w:pPr>
        <w:pStyle w:val="Overskrift3"/>
        <w:rPr>
          <w:lang w:val="en-US"/>
        </w:rPr>
        <w:pPrChange w:id="588" w:author="Jonas Munk Jensen" w:date="2026-10-07T14:00:00Z">
          <w:pPr/>
        </w:pPrChange>
      </w:pPr>
      <w:bookmarkStart w:id="589" w:name="method"/>
      <w:del w:id="590" w:author="Jonas Munk Jensen" w:date="2026-10-07T14:00:00Z">
        <w:r>
          <w:rPr>
            <w:lang w:val="en-US"/>
          </w:rPr>
          <w:delText xml:space="preserve">3.4.2 </w:delText>
        </w:r>
      </w:del>
      <w:r>
        <w:rPr>
          <w:lang w:val="en-US"/>
        </w:rPr>
        <w:t>Method</w:t>
      </w:r>
    </w:p>
    <w:p w14:paraId="68ADDB59" w14:textId="64F76C30" w:rsidR="004230EC" w:rsidRPr="004230EC" w:rsidRDefault="004230EC" w:rsidP="004230EC">
      <w:pPr>
        <w:rPr>
          <w:lang w:val="en-US"/>
        </w:rPr>
      </w:pPr>
      <w:r>
        <w:rPr>
          <w:lang w:val="en-US"/>
        </w:rPr>
        <w:t xml:space="preserve">Because the </w:t>
      </w:r>
      <w:ins w:id="591" w:author="Jonas Munk Jensen" w:date="2026-10-09T11:24:00Z" w16du:dateUtc="2026-10-09T09:24:00Z">
        <w:r w:rsidR="00774CD5">
          <w:rPr>
            <w:lang w:val="en-US"/>
          </w:rPr>
          <w:t>characteristics showing the strongest associations</w:t>
        </w:r>
      </w:ins>
      <w:commentRangeStart w:id="592"/>
      <w:del w:id="593" w:author="Jonas Munk Jensen" w:date="2026-10-09T11:24:00Z" w16du:dateUtc="2026-10-09T09:24:00Z">
        <w:r w:rsidDel="00774CD5">
          <w:rPr>
            <w:lang w:val="en-US"/>
          </w:rPr>
          <w:delText>str</w:delText>
        </w:r>
        <w:commentRangeEnd w:id="592"/>
        <w:r w:rsidR="004E5828" w:rsidDel="00774CD5">
          <w:rPr>
            <w:rStyle w:val="Kommentarhenvisning"/>
            <w:rFonts w:cstheme="minorBidi"/>
            <w:sz w:val="22"/>
            <w:szCs w:val="22"/>
            <w:lang w:val="en-US"/>
          </w:rPr>
          <w:commentReference w:id="592"/>
        </w:r>
      </w:del>
      <w:ins w:id="594" w:author="Jonas Munk Jensen" w:date="2026-10-09T11:24:00Z" w16du:dateUtc="2026-10-09T09:24:00Z">
        <w:r w:rsidR="00774CD5">
          <w:rPr>
            <w:lang w:val="en-US"/>
          </w:rPr>
          <w:t xml:space="preserve"> </w:t>
        </w:r>
      </w:ins>
      <w:r>
        <w:rPr>
          <w:lang w:val="en-US"/>
        </w:rPr>
        <w:t>cannot be identified before the multivariable models in §3.3 are fitted, this section pre-specifies the procedure rather than the specific variables:</w:t>
      </w:r>
    </w:p>
    <w:p w14:paraId="70C4D4E6" w14:textId="029C1302" w:rsidR="004230EC" w:rsidRPr="004230EC" w:rsidRDefault="004230EC" w:rsidP="004230EC">
      <w:pPr>
        <w:numPr>
          <w:ilvl w:val="0"/>
          <w:numId w:val="5"/>
        </w:numPr>
        <w:rPr>
          <w:lang w:val="en-US"/>
        </w:rPr>
      </w:pPr>
      <w:commentRangeStart w:id="595"/>
      <w:del w:id="596" w:author="Jonas Munk Jensen" w:date="2026-10-07T12:00:00Z">
        <w:r>
          <w:rPr>
            <w:lang w:val="en-US"/>
          </w:rPr>
          <w:lastRenderedPageBreak/>
          <w:delText>Across the service-specific multivariable models from §3.3,</w:delText>
        </w:r>
      </w:del>
      <w:ins w:id="597" w:author="Jonas Munk Jensen" w:date="2026-10-07T12:00:00Z">
        <w:r>
          <w:rPr>
            <w:lang w:val="en-US"/>
          </w:rPr>
          <w:t xml:space="preserve">Based on the multivariable offer models from §3.3, </w:t>
        </w:r>
      </w:ins>
      <w:del w:id="598" w:author="Jonas Munk Jensen" w:date="2026-10-09T13:16:00Z" w16du:dateUtc="2026-10-09T11:16:00Z">
        <w:r w:rsidDel="00CC18DA">
          <w:rPr>
            <w:lang w:val="en-US"/>
          </w:rPr>
          <w:delText xml:space="preserve"> </w:delText>
        </w:r>
      </w:del>
      <w:r>
        <w:rPr>
          <w:lang w:val="en-US"/>
        </w:rPr>
        <w:t xml:space="preserve">we will identify the [3-4] covariates showing the most consistent and statistically strongest </w:t>
      </w:r>
      <w:del w:id="599" w:author="Jonas Munk Jensen" w:date="2026-10-07T12:00:00Z">
        <w:r>
          <w:rPr>
            <w:lang w:val="en-US"/>
          </w:rPr>
          <w:delText>associations with utilization</w:delText>
        </w:r>
      </w:del>
      <w:ins w:id="600" w:author="Jonas Munk Jensen" w:date="2026-10-07T12:00:00Z">
        <w:r>
          <w:rPr>
            <w:lang w:val="en-US"/>
          </w:rPr>
          <w:t>associations with being offered</w:t>
        </w:r>
      </w:ins>
      <w:commentRangeEnd w:id="595"/>
      <w:r>
        <w:rPr>
          <w:rStyle w:val="Kommentarhenvisning"/>
          <w:rFonts w:cstheme="minorBidi"/>
          <w:sz w:val="22"/>
          <w:szCs w:val="22"/>
          <w:lang w:val="en-US"/>
        </w:rPr>
        <w:commentReference w:id="595"/>
      </w:r>
      <w:del w:id="601" w:author="Jonas Munk Jensen" w:date="2026-10-09T11:25:00Z" w16du:dateUtc="2026-10-09T09:25:00Z">
        <w:r w:rsidDel="00774CD5">
          <w:rPr>
            <w:lang w:val="en-US"/>
          </w:rPr>
          <w:delText xml:space="preserve"> (e.g., largest absolute standardized coefficient / OR furthest from 1, ranked across models)</w:delText>
        </w:r>
      </w:del>
      <w:r>
        <w:rPr>
          <w:lang w:val="en-US"/>
        </w:rPr>
        <w:t>.</w:t>
      </w:r>
    </w:p>
    <w:p w14:paraId="4A286727" w14:textId="77777777" w:rsidR="004230EC" w:rsidRPr="004230EC" w:rsidRDefault="004230EC" w:rsidP="004230EC">
      <w:pPr>
        <w:numPr>
          <w:ilvl w:val="0"/>
          <w:numId w:val="5"/>
        </w:numPr>
        <w:rPr>
          <w:lang w:val="en-US"/>
        </w:rPr>
      </w:pPr>
      <w:r>
        <w:rPr>
          <w:lang w:val="en-US"/>
        </w:rPr>
        <w:t xml:space="preserve">Using these covariates, we will construct five hypothetical profiles arranged along a gradient from “most favorable” (values associated with the </w:t>
      </w:r>
      <w:commentRangeStart w:id="602"/>
      <w:del w:id="603" w:author="Jonas Munk Jensen" w:date="2026-10-07T12:00:00Z">
        <w:r>
          <w:rPr>
            <w:lang w:val="en-US"/>
          </w:rPr>
          <w:delText>highest predicted probability of use</w:delText>
        </w:r>
      </w:del>
      <w:ins w:id="604" w:author="Jonas Munk Jensen" w:date="2026-10-07T12:00:00Z">
        <w:r>
          <w:rPr>
            <w:lang w:val="en-US"/>
          </w:rPr>
          <w:t>highest predicted probability of being offered</w:t>
        </w:r>
      </w:ins>
      <w:r>
        <w:rPr>
          <w:lang w:val="en-US"/>
        </w:rPr>
        <w:t xml:space="preserve">) to “least favorable” (values associated with the </w:t>
      </w:r>
      <w:del w:id="605" w:author="Jonas Munk Jensen" w:date="2026-10-07T12:00:00Z">
        <w:r>
          <w:rPr>
            <w:lang w:val="en-US"/>
          </w:rPr>
          <w:delText>lowest predicted probability of use</w:delText>
        </w:r>
      </w:del>
      <w:ins w:id="606" w:author="Jonas Munk Jensen" w:date="2026-10-07T12:00:00Z">
        <w:r>
          <w:rPr>
            <w:lang w:val="en-US"/>
          </w:rPr>
          <w:t>lowest predicted probability of being offered</w:t>
        </w:r>
      </w:ins>
      <w:commentRangeEnd w:id="602"/>
      <w:r>
        <w:rPr>
          <w:rStyle w:val="Kommentarhenvisning"/>
          <w:rFonts w:cstheme="minorBidi"/>
          <w:sz w:val="22"/>
          <w:szCs w:val="22"/>
          <w:lang w:val="en-US"/>
        </w:rPr>
        <w:commentReference w:id="602"/>
      </w:r>
      <w:r>
        <w:rPr>
          <w:lang w:val="en-US"/>
        </w:rPr>
        <w:t>). All remaining covariates will be fixed at the sample mean (continuous) or modal/reference category (categorical).</w:t>
      </w:r>
    </w:p>
    <w:p w14:paraId="0B0A16B7" w14:textId="77777777" w:rsidR="004230EC" w:rsidRPr="004230EC" w:rsidRDefault="004230EC" w:rsidP="004230EC">
      <w:pPr>
        <w:numPr>
          <w:ilvl w:val="0"/>
          <w:numId w:val="5"/>
        </w:numPr>
        <w:rPr>
          <w:lang w:val="en-US"/>
        </w:rPr>
      </w:pPr>
      <w:r>
        <w:rPr>
          <w:lang w:val="en-US"/>
        </w:rPr>
        <w:t xml:space="preserve">For each profile, </w:t>
      </w:r>
      <w:commentRangeStart w:id="607"/>
      <w:del w:id="608" w:author="Jonas Munk Jensen" w:date="2026-10-07T12:00:00Z">
        <w:r>
          <w:rPr>
            <w:lang w:val="en-US"/>
          </w:rPr>
          <w:delText>predicted probabilities of utilization</w:delText>
        </w:r>
      </w:del>
      <w:ins w:id="609" w:author="Jonas Munk Jensen" w:date="2026-10-07T12:00:00Z">
        <w:r>
          <w:rPr>
            <w:lang w:val="en-US"/>
          </w:rPr>
          <w:t>predicted probabilities of being offered</w:t>
        </w:r>
      </w:ins>
      <w:r>
        <w:rPr>
          <w:lang w:val="en-US"/>
        </w:rPr>
        <w:t xml:space="preserve"> (with 95% confidence intervals) will be estimated </w:t>
      </w:r>
      <w:del w:id="610" w:author="Jonas Munk Jensen" w:date="2026-10-07T12:00:00Z">
        <w:r>
          <w:rPr>
            <w:lang w:val="en-US"/>
          </w:rPr>
          <w:delText>from each of the five service-specific multivariable models.</w:delText>
        </w:r>
      </w:del>
      <w:ins w:id="611" w:author="Jonas Munk Jensen" w:date="2026-10-07T12:00:00Z">
        <w:r>
          <w:rPr>
            <w:lang w:val="en-US"/>
          </w:rPr>
          <w:t>from each of the service-specific multivariable offer models fitted according to the criterion in §3.3.</w:t>
        </w:r>
      </w:ins>
      <w:commentRangeEnd w:id="607"/>
      <w:r w:rsidRPr="004230EC">
        <w:rPr>
          <w:rStyle w:val="Kommentarhenvisning"/>
          <w:rFonts w:cstheme="minorBidi"/>
          <w:sz w:val="22"/>
          <w:szCs w:val="22"/>
          <w:lang w:val="en-US"/>
        </w:rPr>
        <w:commentReference w:id="607"/>
      </w:r>
    </w:p>
    <w:p w14:paraId="1D163244" w14:textId="77777777" w:rsidR="004230EC" w:rsidRPr="004230EC" w:rsidRDefault="004230EC">
      <w:pPr>
        <w:pStyle w:val="Overskrift3"/>
        <w:rPr>
          <w:lang w:val="en-US"/>
        </w:rPr>
        <w:pPrChange w:id="612" w:author="Jonas Munk Jensen" w:date="2026-10-07T14:00:00Z">
          <w:pPr/>
        </w:pPrChange>
      </w:pPr>
      <w:bookmarkStart w:id="613" w:name="reporting"/>
      <w:bookmarkEnd w:id="589"/>
      <w:del w:id="614" w:author="Jonas Munk Jensen" w:date="2026-10-07T14:00:00Z">
        <w:r>
          <w:rPr>
            <w:lang w:val="en-US"/>
          </w:rPr>
          <w:delText xml:space="preserve">3.4.3 </w:delText>
        </w:r>
      </w:del>
      <w:r>
        <w:rPr>
          <w:lang w:val="en-US"/>
        </w:rPr>
        <w:t>Reporting</w:t>
      </w:r>
    </w:p>
    <w:p w14:paraId="77930EA0" w14:textId="77777777" w:rsidR="004230EC" w:rsidRPr="004230EC" w:rsidRDefault="004230EC" w:rsidP="004230EC">
      <w:pPr>
        <w:rPr>
          <w:lang w:val="en-US"/>
        </w:rPr>
      </w:pPr>
      <w:r>
        <w:rPr>
          <w:lang w:val="en-US"/>
        </w:rPr>
        <w:t>Results will be presented in a table with personas as rows and the five service types as columns, each cell showing predicted probability (95% CI). Each persona will be accompanied by a short narrative description (e.g., “Persona 1: 45 years old, high income, high health literacy, low diabetes distress”) generated directly from its specified covariate values.</w:t>
      </w:r>
    </w:p>
    <w:p w14:paraId="5FA50B9B" w14:textId="77777777" w:rsidR="004230EC" w:rsidRPr="004230EC" w:rsidRDefault="004230EC">
      <w:pPr>
        <w:pStyle w:val="Overskrift1"/>
        <w:rPr>
          <w:lang w:val="en-US"/>
        </w:rPr>
        <w:pPrChange w:id="615" w:author="Jonas Munk Jensen" w:date="2026-10-07T14:00:00Z">
          <w:pPr/>
        </w:pPrChange>
      </w:pPr>
      <w:bookmarkStart w:id="616" w:name="time-scale"/>
      <w:bookmarkEnd w:id="613"/>
      <w:bookmarkEnd w:id="616"/>
      <w:del w:id="617" w:author="Jonas Munk Jensen" w:date="2026-10-07T14:00:00Z">
        <w:r>
          <w:rPr>
            <w:lang w:val="en-US"/>
          </w:rPr>
          <w:delText xml:space="preserve">4. 4 </w:delText>
        </w:r>
      </w:del>
      <w:ins w:id="618" w:author="Jonas Munk Jensen" w:date="2026-10-07T14:00:00Z">
        <w:r>
          <w:rPr>
            <w:lang w:val="en-US"/>
          </w:rPr>
          <w:t xml:space="preserve">4 </w:t>
        </w:r>
      </w:ins>
      <w:r>
        <w:rPr>
          <w:lang w:val="en-US"/>
        </w:rPr>
        <w:t>Time scale</w:t>
      </w:r>
    </w:p>
    <w:p w14:paraId="59BB2055" w14:textId="77777777" w:rsidR="004230EC" w:rsidRPr="004230EC" w:rsidRDefault="004230EC" w:rsidP="004230EC">
      <w:pPr>
        <w:rPr>
          <w:lang w:val="en-US"/>
        </w:rPr>
      </w:pPr>
      <w:r>
        <w:rPr>
          <w:lang w:val="en-US"/>
        </w:rPr>
        <w:t xml:space="preserve">The analysis plan will be uploaded to </w:t>
      </w:r>
      <w:commentRangeStart w:id="619"/>
      <w:r>
        <w:rPr>
          <w:lang w:val="en-US"/>
        </w:rPr>
        <w:t>Open Science Framework (OSF)</w:t>
      </w:r>
      <w:commentRangeEnd w:id="619"/>
      <w:r w:rsidR="00605157">
        <w:rPr>
          <w:rStyle w:val="Kommentarhenvisning"/>
          <w:rFonts w:cstheme="minorBidi"/>
          <w:sz w:val="22"/>
          <w:szCs w:val="22"/>
          <w:lang w:val="en-US"/>
        </w:rPr>
        <w:commentReference w:id="619"/>
      </w:r>
      <w:r>
        <w:rPr>
          <w:lang w:val="en-US"/>
        </w:rPr>
        <w:t xml:space="preserve"> for timestamping before beginning the analyses. The study will be performed in 2026 and 2027.</w:t>
      </w:r>
    </w:p>
    <w:p w14:paraId="7AD453B6" w14:textId="77777777" w:rsidR="004230EC" w:rsidRPr="004230EC" w:rsidRDefault="004230EC">
      <w:pPr>
        <w:pStyle w:val="Overskrift1"/>
        <w:rPr>
          <w:lang w:val="en-US"/>
        </w:rPr>
        <w:pPrChange w:id="620" w:author="Jonas Munk Jensen" w:date="2026-10-07T14:00:00Z">
          <w:pPr/>
        </w:pPrChange>
      </w:pPr>
      <w:bookmarkStart w:id="621" w:name="perspectives"/>
      <w:del w:id="622" w:author="Jonas Munk Jensen" w:date="2026-10-07T14:00:00Z">
        <w:r>
          <w:rPr>
            <w:lang w:val="en-US"/>
          </w:rPr>
          <w:delText xml:space="preserve">5. 5 </w:delText>
        </w:r>
      </w:del>
      <w:ins w:id="623" w:author="Jonas Munk Jensen" w:date="2026-10-07T14:00:00Z">
        <w:r>
          <w:rPr>
            <w:lang w:val="en-US"/>
          </w:rPr>
          <w:t xml:space="preserve">5 </w:t>
        </w:r>
      </w:ins>
      <w:r>
        <w:rPr>
          <w:lang w:val="en-US"/>
        </w:rPr>
        <w:t>Perspectives</w:t>
      </w:r>
    </w:p>
    <w:p w14:paraId="3E9C7078" w14:textId="77777777" w:rsidR="004230EC" w:rsidRPr="004230EC" w:rsidRDefault="004230EC" w:rsidP="004230EC">
      <w:pPr>
        <w:rPr>
          <w:lang w:val="en-US"/>
        </w:rPr>
      </w:pPr>
      <w:del w:id="624" w:author="Jonas Munk Jensen" w:date="2026-10-07T16:00:00Z">
        <w:r>
          <w:rPr>
            <w:lang w:val="en-US"/>
          </w:rPr>
          <w:delText xml:space="preserve">This project may contribute important knowledge for future planning and prioritization of municipality-based health services in Denmark. By providing data on </w:delText>
        </w:r>
      </w:del>
      <w:del w:id="625" w:author="Jonas Munk Jensen" w:date="2026-10-07T12:00:00Z">
        <w:r>
          <w:rPr>
            <w:lang w:val="en-US"/>
          </w:rPr>
          <w:delText xml:space="preserve">who uses municipal services, and </w:delText>
        </w:r>
      </w:del>
      <w:commentRangeStart w:id="626"/>
      <w:del w:id="627" w:author="Jonas Munk Jensen" w:date="2026-10-07T16:00:00Z">
        <w:r>
          <w:rPr>
            <w:lang w:val="en-US"/>
          </w:rPr>
          <w:delText>who does not</w:delText>
        </w:r>
      </w:del>
      <w:commentRangeEnd w:id="626"/>
      <w:r>
        <w:rPr>
          <w:rStyle w:val="Kommentarhenvisning"/>
          <w:rFonts w:cstheme="minorBidi"/>
          <w:sz w:val="22"/>
          <w:szCs w:val="22"/>
          <w:lang w:val="en-US"/>
        </w:rPr>
        <w:commentReference w:id="626"/>
      </w:r>
      <w:del w:id="628" w:author="Jonas Munk Jensen" w:date="2026-10-07T16:00:00Z">
        <w:r>
          <w:rPr>
            <w:lang w:val="en-US"/>
          </w:rPr>
          <w:delText>, the project may help identify potential inequalities in access and utilization across demographic, socioeconomic, and clinical groups.</w:delText>
        </w:r>
      </w:del>
      <w:commentRangeStart w:id="629"/>
      <w:ins w:id="630" w:author="Jonas Munk Jensen" w:date="2026-10-07T16:00:00Z">
        <w:r>
          <w:rPr>
            <w:lang w:val="en-US"/>
          </w:rPr>
          <w:t>By linking survey and register data, this study will provide evidence on who is offered and who takes up municipal health services among people with T2D, who reports an unmet need for support, and how these patterns differ across demographic, socioeconomic, and clinical groups. This may help identify inequalities in access to municipal health services.</w:t>
        </w:r>
      </w:ins>
      <w:commentRangeEnd w:id="629"/>
      <w:r w:rsidRPr="004230EC">
        <w:rPr>
          <w:rStyle w:val="Kommentarhenvisning"/>
          <w:rFonts w:cstheme="minorBidi"/>
          <w:sz w:val="22"/>
          <w:szCs w:val="22"/>
          <w:lang w:val="en-US"/>
        </w:rPr>
        <w:commentReference w:id="629"/>
      </w:r>
    </w:p>
    <w:p w14:paraId="12936F1B" w14:textId="77777777" w:rsidR="004230EC" w:rsidRPr="004230EC" w:rsidRDefault="004230EC" w:rsidP="004230EC">
      <w:pPr>
        <w:rPr>
          <w:lang w:val="en-US"/>
        </w:rPr>
      </w:pPr>
      <w:commentRangeStart w:id="631"/>
      <w:del w:id="632" w:author="Jonas Munk Jensen" w:date="2026-10-07T16:00:00Z">
        <w:r>
          <w:rPr>
            <w:lang w:val="en-US"/>
          </w:rPr>
          <w:delText>The findings may support</w:delText>
        </w:r>
      </w:del>
      <w:ins w:id="633" w:author="Jonas Munk Jensen" w:date="2026-10-07T16:00:00Z">
        <w:r>
          <w:rPr>
            <w:lang w:val="en-US"/>
          </w:rPr>
          <w:t>In Denmark, the findings may support</w:t>
        </w:r>
      </w:ins>
      <w:commentRangeEnd w:id="631"/>
      <w:r>
        <w:rPr>
          <w:rStyle w:val="Kommentarhenvisning"/>
          <w:rFonts w:cstheme="minorBidi"/>
          <w:sz w:val="22"/>
          <w:szCs w:val="22"/>
          <w:lang w:val="en-US"/>
        </w:rPr>
        <w:commentReference w:id="631"/>
      </w:r>
      <w:r>
        <w:rPr>
          <w:lang w:val="en-US"/>
        </w:rPr>
        <w:t xml:space="preserve"> municipalities, regions, and national health authorities in evaluating whether current services adequately reach individuals with the greatest need for support. In addition, the project may provide evidence relevant to ongoing implementation of the Danish healthcare reform, including decisions regarding organization, accessibility, and allocation of resources within municipality-based diabetes care.</w:t>
      </w:r>
    </w:p>
    <w:p w14:paraId="3D1A2B89" w14:textId="53D303CB" w:rsidR="004230EC" w:rsidRPr="004230EC" w:rsidRDefault="004230EC" w:rsidP="004230EC">
      <w:pPr>
        <w:rPr>
          <w:lang w:val="en-US"/>
        </w:rPr>
      </w:pPr>
      <w:commentRangeStart w:id="634"/>
      <w:del w:id="635" w:author="Jonas Munk Jensen" w:date="2026-10-07T16:00:00Z">
        <w:r>
          <w:rPr>
            <w:lang w:val="en-US"/>
          </w:rPr>
          <w:delText>More broadly, the project may contribute to the development of more targeted and equitable preventive health strategies for people living with T2D, with the potential to improve population health and reduce long-term healthcare costs.</w:delText>
        </w:r>
      </w:del>
      <w:commentRangeEnd w:id="634"/>
      <w:r>
        <w:rPr>
          <w:rStyle w:val="Kommentarhenvisning"/>
          <w:rFonts w:cstheme="minorBidi"/>
          <w:sz w:val="22"/>
          <w:szCs w:val="22"/>
          <w:lang w:val="en-US"/>
        </w:rPr>
        <w:commentReference w:id="634"/>
      </w:r>
      <w:commentRangeStart w:id="636"/>
      <w:ins w:id="637" w:author="Jonas Munk Jensen" w:date="2026-10-07T16:00:00Z">
        <w:r>
          <w:rPr>
            <w:lang w:val="en-US"/>
          </w:rPr>
          <w:t>Beyond Denmark, the findings are relevant to the many health systems in which self-management support for people with T2D is delivered outside hospitals and general practice. In these settings, access has been shown to be low and socially patterned (</w:t>
        </w:r>
      </w:ins>
      <w:ins w:id="638" w:author="Jonas Munk Jensen" w:date="2026-10-09T13:21:00Z" w16du:dateUtc="2026-10-09T11:21:00Z">
        <w:r w:rsidR="00605157">
          <w:rPr>
            <w:lang w:val="en-US"/>
          </w:rPr>
          <w:t>Winkley et al., 2016</w:t>
        </w:r>
      </w:ins>
      <w:ins w:id="639" w:author="Jonas Munk Jensen" w:date="2026-10-07T16:00:00Z">
        <w:r>
          <w:rPr>
            <w:lang w:val="en-US"/>
          </w:rPr>
          <w:t>; Strawbridge et al., 2015). As Danish municipal services are tax-financed and free at the point of use, this study can show which groups are not reached even when direct financial barriers are absent. The findings may therefore inform the design of self-management support in other countries and contribute to more targeted and equitable strategies for people living with T2D.</w:t>
        </w:r>
      </w:ins>
      <w:commentRangeEnd w:id="636"/>
      <w:r w:rsidRPr="004230EC">
        <w:rPr>
          <w:rStyle w:val="Kommentarhenvisning"/>
          <w:rFonts w:cstheme="minorBidi"/>
          <w:sz w:val="22"/>
          <w:szCs w:val="22"/>
          <w:lang w:val="en-US"/>
        </w:rPr>
        <w:commentReference w:id="636"/>
      </w:r>
    </w:p>
    <w:p w14:paraId="3005009C" w14:textId="77777777" w:rsidR="004230EC" w:rsidRPr="004230EC" w:rsidRDefault="004230EC">
      <w:pPr>
        <w:pStyle w:val="Overskrift1"/>
        <w:rPr>
          <w:lang w:val="en-US"/>
        </w:rPr>
        <w:pPrChange w:id="640" w:author="Jonas Munk Jensen" w:date="2026-10-07T14:00:00Z">
          <w:pPr/>
        </w:pPrChange>
      </w:pPr>
      <w:bookmarkStart w:id="641" w:name="references"/>
      <w:bookmarkEnd w:id="621"/>
      <w:del w:id="642" w:author="Jonas Munk Jensen" w:date="2026-10-07T14:00:00Z">
        <w:r>
          <w:rPr>
            <w:lang w:val="en-US"/>
          </w:rPr>
          <w:lastRenderedPageBreak/>
          <w:delText xml:space="preserve">6. 6 </w:delText>
        </w:r>
      </w:del>
      <w:ins w:id="643" w:author="Jonas Munk Jensen" w:date="2026-10-07T14:00:00Z">
        <w:r>
          <w:rPr>
            <w:lang w:val="en-US"/>
          </w:rPr>
          <w:t xml:space="preserve">6 </w:t>
        </w:r>
      </w:ins>
      <w:r>
        <w:rPr>
          <w:lang w:val="en-US"/>
        </w:rPr>
        <w:t>References</w:t>
      </w:r>
    </w:p>
    <w:p w14:paraId="4AF53258" w14:textId="77777777" w:rsidR="004230EC" w:rsidRPr="004230EC" w:rsidRDefault="00000000" w:rsidP="004230EC">
      <w:pPr>
        <w:rPr>
          <w:lang w:val="en-US"/>
        </w:rPr>
      </w:pPr>
      <w:r>
        <w:rPr>
          <w:lang w:val="en-US"/>
        </w:rPr>
        <w:pict w14:anchorId="55C26651">
          <v:rect id="_x0000_i1025" style="width:0;height:1.5pt" o:hralign="center" o:hrstd="t" o:hr="t" stroked="f"/>
        </w:pict>
      </w:r>
    </w:p>
    <w:p w14:paraId="3B99335C" w14:textId="77777777" w:rsidR="004230EC" w:rsidRPr="004230EC" w:rsidRDefault="004230EC" w:rsidP="004230EC">
      <w:pPr>
        <w:rPr>
          <w:del w:id="644" w:author="Jonas Munk Jensen" w:date="2026-10-07T14:00:00Z"/>
          <w:lang w:val="en-US"/>
        </w:rPr>
      </w:pPr>
      <w:bookmarkStart w:id="645" w:name="section"/>
      <w:commentRangeStart w:id="646"/>
      <w:del w:id="647" w:author="Jonas Munk Jensen" w:date="2026-10-07T14:00:00Z">
        <w:r>
          <w:rPr>
            <w:lang w:val="en-US"/>
          </w:rPr>
          <w:delText xml:space="preserve">6.1 </w:delText>
        </w:r>
      </w:del>
      <w:commentRangeEnd w:id="646"/>
      <w:r w:rsidRPr="004230EC">
        <w:rPr>
          <w:rStyle w:val="Kommentarhenvisning"/>
          <w:rFonts w:cstheme="minorBidi"/>
          <w:sz w:val="22"/>
          <w:szCs w:val="22"/>
          <w:lang w:val="en-US"/>
        </w:rPr>
        <w:commentReference w:id="646"/>
      </w:r>
    </w:p>
    <w:p w14:paraId="7F541EA5" w14:textId="77777777" w:rsidR="004230EC" w:rsidRPr="004230EC" w:rsidRDefault="004230EC" w:rsidP="004230EC">
      <w:pPr>
        <w:rPr>
          <w:lang w:val="en-US"/>
        </w:rPr>
      </w:pPr>
      <w:bookmarkStart w:id="648" w:name="ref-ADA2025Standards"/>
      <w:bookmarkStart w:id="649" w:name="refs"/>
      <w:bookmarkEnd w:id="648"/>
      <w:r>
        <w:rPr>
          <w:lang w:val="en-US"/>
        </w:rPr>
        <w:t xml:space="preserve">American Diabetes Association Professional Practice Committee. (2025). Summary of revisions: Standards of care in diabetes—2025. </w:t>
      </w:r>
      <w:r>
        <w:rPr>
          <w:i/>
          <w:iCs/>
          <w:lang w:val="en-US"/>
        </w:rPr>
        <w:t>Diabetes Care</w:t>
      </w:r>
      <w:r>
        <w:rPr>
          <w:lang w:val="en-US"/>
        </w:rPr>
        <w:t xml:space="preserve">, </w:t>
      </w:r>
      <w:r>
        <w:rPr>
          <w:i/>
          <w:iCs/>
          <w:lang w:val="en-US"/>
        </w:rPr>
        <w:t>48</w:t>
      </w:r>
      <w:r>
        <w:rPr>
          <w:lang w:val="en-US"/>
        </w:rPr>
        <w:t xml:space="preserve">(Supplement_1), S6–S13. </w:t>
      </w:r>
      <w:hyperlink r:id="rId10">
        <w:r>
          <w:rPr>
            <w:rStyle w:val="Hyperlink"/>
            <w:lang w:val="en-US"/>
          </w:rPr>
          <w:t>https://doi.org/10.2337/dc25-SREV</w:t>
        </w:r>
      </w:hyperlink>
    </w:p>
    <w:p w14:paraId="5928920E" w14:textId="77777777" w:rsidR="004230EC" w:rsidRPr="004230EC" w:rsidRDefault="004230EC" w:rsidP="004230EC">
      <w:pPr>
        <w:rPr>
          <w:lang w:val="en-US"/>
        </w:rPr>
      </w:pPr>
      <w:bookmarkStart w:id="650" w:name="ref-Bailey2011"/>
      <w:bookmarkEnd w:id="650"/>
      <w:r>
        <w:rPr>
          <w:lang w:val="en-US"/>
        </w:rPr>
        <w:t xml:space="preserve">Bailey, C. J., &amp; Kodack, M. (2011). Patient adherence to medication requirements for therapy of type 2 diabetes. </w:t>
      </w:r>
      <w:r>
        <w:rPr>
          <w:i/>
          <w:iCs/>
          <w:lang w:val="en-US"/>
        </w:rPr>
        <w:t>International Journal of Clinical Practice</w:t>
      </w:r>
      <w:r>
        <w:rPr>
          <w:lang w:val="en-US"/>
        </w:rPr>
        <w:t xml:space="preserve">, </w:t>
      </w:r>
      <w:r>
        <w:rPr>
          <w:i/>
          <w:iCs/>
          <w:lang w:val="en-US"/>
        </w:rPr>
        <w:t>65</w:t>
      </w:r>
      <w:r>
        <w:rPr>
          <w:lang w:val="en-US"/>
        </w:rPr>
        <w:t xml:space="preserve">(3), 314–322. </w:t>
      </w:r>
      <w:hyperlink r:id="rId11">
        <w:r>
          <w:rPr>
            <w:rStyle w:val="Hyperlink"/>
            <w:lang w:val="en-US"/>
          </w:rPr>
          <w:t>https://doi.org/10.1111/j.1742-1241.2010.02544.x</w:t>
        </w:r>
      </w:hyperlink>
    </w:p>
    <w:p w14:paraId="0EBD2B0F" w14:textId="77777777" w:rsidR="008833BD" w:rsidRDefault="00000000">
      <w:pPr>
        <w:rPr>
          <w:ins w:id="651" w:author="Jonas Munk Jensen" w:date="2026-10-07T16:00:00Z"/>
          <w:lang w:val="en-US"/>
        </w:rPr>
      </w:pPr>
      <w:commentRangeStart w:id="652"/>
      <w:ins w:id="653" w:author="Jonas Munk Jensen" w:date="2026-10-07T16:00:00Z">
        <w:r>
          <w:rPr>
            <w:lang w:val="en-US"/>
          </w:rPr>
          <w:t xml:space="preserve">Bender, A. M., Tapager, I., Brønnum-Hansen, H., Andersen, I., Glümer, C., &amp; Vrangbæk, K. (2022). Equity of referrals to type 2 diabetes rehabilitation in a universal welfare state. </w:t>
        </w:r>
      </w:ins>
      <w:commentRangeEnd w:id="652"/>
      <w:r>
        <w:rPr>
          <w:rStyle w:val="Kommentarhenvisning"/>
          <w:rFonts w:cstheme="minorBidi"/>
          <w:i/>
          <w:iCs/>
          <w:sz w:val="22"/>
          <w:szCs w:val="22"/>
          <w:lang w:val="en-US"/>
        </w:rPr>
        <w:commentReference w:id="652"/>
      </w:r>
      <w:ins w:id="654" w:author="Jonas Munk Jensen" w:date="2026-10-07T16:00:00Z">
        <w:r>
          <w:rPr>
            <w:i/>
            <w:iCs/>
            <w:lang w:val="en-US"/>
          </w:rPr>
          <w:t>SSM – Population Health</w:t>
        </w:r>
        <w:r>
          <w:rPr>
            <w:lang w:val="en-US"/>
          </w:rPr>
          <w:t xml:space="preserve">, </w:t>
        </w:r>
        <w:r>
          <w:rPr>
            <w:i/>
            <w:iCs/>
            <w:lang w:val="en-US"/>
          </w:rPr>
          <w:t>20</w:t>
        </w:r>
        <w:r>
          <w:rPr>
            <w:lang w:val="en-US"/>
          </w:rPr>
          <w:t>, 101303. https://doi.org/10.1016/j.ssmph.2022.101303</w:t>
        </w:r>
      </w:ins>
    </w:p>
    <w:p w14:paraId="788ADA5C" w14:textId="77777777" w:rsidR="008833BD" w:rsidRDefault="00000000">
      <w:pPr>
        <w:rPr>
          <w:ins w:id="655" w:author="Jonas Munk Jensen" w:date="2026-10-07T16:00:00Z"/>
          <w:lang w:val="en-US"/>
        </w:rPr>
      </w:pPr>
      <w:ins w:id="656" w:author="Jonas Munk Jensen" w:date="2026-10-07T16:00:00Z">
        <w:r>
          <w:rPr>
            <w:lang w:val="en-US"/>
          </w:rPr>
          <w:t xml:space="preserve">Blom, E. E., Oldervoll, L., Aadland, E., Solbraa, A. K., &amp; Skrove, G. K. (2020). Impact and implementation of Healthy Life Centres, a primary-care service intervention for behaviour change in Norway: Study design. </w:t>
        </w:r>
        <w:r>
          <w:rPr>
            <w:i/>
            <w:iCs/>
            <w:lang w:val="en-US"/>
          </w:rPr>
          <w:t>Scandinavian Journal of Public Health</w:t>
        </w:r>
        <w:r>
          <w:rPr>
            <w:lang w:val="en-US"/>
          </w:rPr>
          <w:t xml:space="preserve">, </w:t>
        </w:r>
        <w:r>
          <w:rPr>
            <w:i/>
            <w:iCs/>
            <w:lang w:val="en-US"/>
          </w:rPr>
          <w:t>48</w:t>
        </w:r>
        <w:r>
          <w:rPr>
            <w:lang w:val="en-US"/>
          </w:rPr>
          <w:t>(6), 594–601. https://doi.org/10.1177/1403494819856832</w:t>
        </w:r>
      </w:ins>
    </w:p>
    <w:p w14:paraId="01E7FBDA" w14:textId="77777777" w:rsidR="008833BD" w:rsidRDefault="00000000">
      <w:pPr>
        <w:rPr>
          <w:ins w:id="657" w:author="Jonas Munk Jensen" w:date="2026-10-07T16:00:00Z"/>
          <w:lang w:val="en-US"/>
        </w:rPr>
      </w:pPr>
      <w:ins w:id="658" w:author="Jonas Munk Jensen" w:date="2026-10-07T16:00:00Z">
        <w:r>
          <w:rPr>
            <w:lang w:val="en-US"/>
          </w:rPr>
          <w:t xml:space="preserve">Chrvala, C. A., Sherr, D., &amp; Lipman, R. D. (2016). Diabetes self-management education for adults with type 2 diabetes mellitus: A systematic review of the effect on glycemic control. </w:t>
        </w:r>
        <w:r>
          <w:rPr>
            <w:i/>
            <w:iCs/>
            <w:lang w:val="en-US"/>
          </w:rPr>
          <w:t>Patient Education and Counseling</w:t>
        </w:r>
        <w:r>
          <w:rPr>
            <w:lang w:val="en-US"/>
          </w:rPr>
          <w:t xml:space="preserve">, </w:t>
        </w:r>
        <w:r>
          <w:rPr>
            <w:i/>
            <w:iCs/>
            <w:lang w:val="en-US"/>
          </w:rPr>
          <w:t>99</w:t>
        </w:r>
        <w:r>
          <w:rPr>
            <w:lang w:val="en-US"/>
          </w:rPr>
          <w:t>, 926–943.</w:t>
        </w:r>
      </w:ins>
    </w:p>
    <w:p w14:paraId="04781581" w14:textId="77777777" w:rsidR="004230EC" w:rsidRPr="004230EC" w:rsidRDefault="004230EC" w:rsidP="004230EC">
      <w:pPr>
        <w:rPr>
          <w:lang w:val="en-US"/>
        </w:rPr>
      </w:pPr>
      <w:bookmarkStart w:id="659" w:name="ref-Colberg2016"/>
      <w:bookmarkEnd w:id="659"/>
      <w:r>
        <w:rPr>
          <w:lang w:val="en-US"/>
        </w:rPr>
        <w:t xml:space="preserve">Colberg, S. R. et al. (2016). Physical activity/exercise and diabetes: A position statement of the american diabetes association. </w:t>
      </w:r>
      <w:r>
        <w:rPr>
          <w:i/>
          <w:iCs/>
          <w:lang w:val="en-US"/>
        </w:rPr>
        <w:t>Diabetes Care</w:t>
      </w:r>
      <w:r>
        <w:rPr>
          <w:lang w:val="en-US"/>
        </w:rPr>
        <w:t xml:space="preserve">, </w:t>
      </w:r>
      <w:r>
        <w:rPr>
          <w:i/>
          <w:iCs/>
          <w:lang w:val="en-US"/>
        </w:rPr>
        <w:t>39</w:t>
      </w:r>
      <w:r>
        <w:rPr>
          <w:lang w:val="en-US"/>
        </w:rPr>
        <w:t>(11), 2065–2079.</w:t>
      </w:r>
    </w:p>
    <w:p w14:paraId="0DDDB75B" w14:textId="77777777" w:rsidR="004230EC" w:rsidRPr="004230EC" w:rsidRDefault="004230EC" w:rsidP="004230EC">
      <w:bookmarkStart w:id="660" w:name="ref-DeNardi2018"/>
      <w:bookmarkEnd w:id="660"/>
      <w:r>
        <w:rPr>
          <w:lang w:val="en-US"/>
        </w:rPr>
        <w:t xml:space="preserve">De Nardi, A. T. et al. (2018). High-intensity interval training versus continuous training on physiological and metabolic variables in prediabetes and type 2 diabetes: A meta-analysis. </w:t>
      </w:r>
      <w:r>
        <w:rPr>
          <w:i/>
          <w:iCs/>
        </w:rPr>
        <w:t>Diabetes Research and Clinical Practice</w:t>
      </w:r>
      <w:r>
        <w:t xml:space="preserve">, </w:t>
      </w:r>
      <w:r>
        <w:rPr>
          <w:i/>
          <w:iCs/>
        </w:rPr>
        <w:t>137</w:t>
      </w:r>
      <w:r>
        <w:t>, 149–159.</w:t>
      </w:r>
    </w:p>
    <w:p w14:paraId="0DCFC819" w14:textId="77777777" w:rsidR="004230EC" w:rsidRPr="004230EC" w:rsidRDefault="004230EC" w:rsidP="004230EC">
      <w:bookmarkStart w:id="661" w:name="ref-Diabetesforeningen2023"/>
      <w:bookmarkEnd w:id="661"/>
      <w:r>
        <w:t xml:space="preserve">Diabetesforeningen. (2023). </w:t>
      </w:r>
      <w:r>
        <w:rPr>
          <w:i/>
          <w:iCs/>
        </w:rPr>
        <w:t>Livet med diabetes 2023</w:t>
      </w:r>
      <w:r>
        <w:t xml:space="preserve"> (Version 1). Diabetesforeningen, Forskning og Analyse. </w:t>
      </w:r>
      <w:hyperlink r:id="rId12">
        <w:r>
          <w:rPr>
            <w:rStyle w:val="Hyperlink"/>
          </w:rPr>
          <w:t>https://diabetes.dk/forskning/for-fagfolk/projekter-og-undersogelser</w:t>
        </w:r>
      </w:hyperlink>
    </w:p>
    <w:p w14:paraId="773C16BC" w14:textId="77777777" w:rsidR="004230EC" w:rsidRPr="004230EC" w:rsidRDefault="004230EC" w:rsidP="004230EC">
      <w:pPr>
        <w:rPr>
          <w:lang w:val="en-US"/>
        </w:rPr>
      </w:pPr>
      <w:bookmarkStart w:id="662" w:name="ref-Diabetestal"/>
      <w:bookmarkEnd w:id="662"/>
      <w:r>
        <w:t xml:space="preserve">Diabetesforeningen. </w:t>
      </w:r>
      <w:r>
        <w:rPr>
          <w:lang w:val="en-US"/>
        </w:rPr>
        <w:t xml:space="preserve">(n.d.). </w:t>
      </w:r>
      <w:r>
        <w:rPr>
          <w:i/>
          <w:iCs/>
          <w:lang w:val="en-US"/>
        </w:rPr>
        <w:t>Search</w:t>
      </w:r>
      <w:r>
        <w:rPr>
          <w:lang w:val="en-US"/>
        </w:rPr>
        <w:t xml:space="preserve">. </w:t>
      </w:r>
      <w:hyperlink r:id="rId13">
        <w:r>
          <w:rPr>
            <w:rStyle w:val="Hyperlink"/>
            <w:lang w:val="en-US"/>
          </w:rPr>
          <w:t>https://www.diabetestal.nu/search</w:t>
        </w:r>
      </w:hyperlink>
    </w:p>
    <w:p w14:paraId="57411837" w14:textId="77777777" w:rsidR="004230EC" w:rsidRPr="004230EC" w:rsidRDefault="004230EC" w:rsidP="004230EC">
      <w:pPr>
        <w:rPr>
          <w:lang w:val="en-US"/>
        </w:rPr>
      </w:pPr>
      <w:bookmarkStart w:id="663" w:name="ref-Einarson2018"/>
      <w:bookmarkEnd w:id="663"/>
      <w:r>
        <w:rPr>
          <w:lang w:val="en-US"/>
        </w:rPr>
        <w:t xml:space="preserve">Einarson, T. R., Acs, A., Ludwig, C., &amp; Panton, U. H. (2018). Prevalence of cardiovascular disease in type 2 diabetes: A systematic literature review of scientific evidence from across the world in 2007–2017. </w:t>
      </w:r>
      <w:r>
        <w:rPr>
          <w:i/>
          <w:iCs/>
          <w:lang w:val="en-US"/>
        </w:rPr>
        <w:t>Cardiovascular Diabetology</w:t>
      </w:r>
      <w:r>
        <w:rPr>
          <w:lang w:val="en-US"/>
        </w:rPr>
        <w:t xml:space="preserve">, </w:t>
      </w:r>
      <w:r>
        <w:rPr>
          <w:i/>
          <w:iCs/>
          <w:lang w:val="en-US"/>
        </w:rPr>
        <w:t>17</w:t>
      </w:r>
      <w:r>
        <w:rPr>
          <w:lang w:val="en-US"/>
        </w:rPr>
        <w:t xml:space="preserve">(1), 83. </w:t>
      </w:r>
      <w:hyperlink r:id="rId14">
        <w:r>
          <w:rPr>
            <w:rStyle w:val="Hyperlink"/>
            <w:lang w:val="en-US"/>
          </w:rPr>
          <w:t>https://doi.org/10.1186/s12933-018-0728-6</w:t>
        </w:r>
      </w:hyperlink>
    </w:p>
    <w:p w14:paraId="774AE1CD" w14:textId="77777777" w:rsidR="004230EC" w:rsidRPr="004230EC" w:rsidRDefault="004230EC" w:rsidP="004230EC">
      <w:pPr>
        <w:rPr>
          <w:lang w:val="en-US"/>
        </w:rPr>
      </w:pPr>
      <w:bookmarkStart w:id="664" w:name="ref-Ekholm2010"/>
      <w:bookmarkEnd w:id="664"/>
      <w:r>
        <w:t xml:space="preserve">Ekholm, O., Gundgaard, J., Rasmussen, N. K., &amp; Hansen, E. H. (2010). </w:t>
      </w:r>
      <w:r>
        <w:rPr>
          <w:lang w:val="en-US"/>
        </w:rPr>
        <w:t xml:space="preserve">The effect of health, socio-economic position, and mode of data collection on non-response in health interview surveys. </w:t>
      </w:r>
      <w:r>
        <w:rPr>
          <w:i/>
          <w:iCs/>
          <w:lang w:val="en-US"/>
        </w:rPr>
        <w:t>Scandinavian Journal of Public Health</w:t>
      </w:r>
      <w:r>
        <w:rPr>
          <w:lang w:val="en-US"/>
        </w:rPr>
        <w:t xml:space="preserve">, </w:t>
      </w:r>
      <w:r>
        <w:rPr>
          <w:i/>
          <w:iCs/>
          <w:lang w:val="en-US"/>
        </w:rPr>
        <w:t>38</w:t>
      </w:r>
      <w:r>
        <w:rPr>
          <w:lang w:val="en-US"/>
        </w:rPr>
        <w:t xml:space="preserve">(7), 699–706. </w:t>
      </w:r>
      <w:hyperlink r:id="rId15">
        <w:r>
          <w:rPr>
            <w:rStyle w:val="Hyperlink"/>
            <w:lang w:val="en-US"/>
          </w:rPr>
          <w:t>https://doi.org/10.1177/1403494810382474</w:t>
        </w:r>
      </w:hyperlink>
    </w:p>
    <w:p w14:paraId="0EC55DED" w14:textId="77777777" w:rsidR="004230EC" w:rsidRPr="004230EC" w:rsidRDefault="004230EC" w:rsidP="004230EC">
      <w:pPr>
        <w:rPr>
          <w:lang w:val="en-US"/>
        </w:rPr>
      </w:pPr>
      <w:bookmarkStart w:id="665" w:name="ref-GBD2023"/>
      <w:bookmarkEnd w:id="665"/>
      <w:r>
        <w:rPr>
          <w:lang w:val="en-US"/>
        </w:rPr>
        <w:t xml:space="preserve">GBD 2021 Diabetes Collaborators. (2023). Global, regional, and national burden of diabetes from 1990 to 2021, with projections of prevalence to 2050: A systematic analysis for the global burden of disease study 2021. </w:t>
      </w:r>
      <w:r>
        <w:rPr>
          <w:i/>
          <w:iCs/>
          <w:lang w:val="en-US"/>
        </w:rPr>
        <w:t>The Lancet</w:t>
      </w:r>
      <w:r>
        <w:rPr>
          <w:lang w:val="en-US"/>
        </w:rPr>
        <w:t xml:space="preserve">, </w:t>
      </w:r>
      <w:r>
        <w:rPr>
          <w:i/>
          <w:iCs/>
          <w:lang w:val="en-US"/>
        </w:rPr>
        <w:t>402</w:t>
      </w:r>
      <w:r>
        <w:rPr>
          <w:lang w:val="en-US"/>
        </w:rPr>
        <w:t xml:space="preserve">(10397), 203–234. </w:t>
      </w:r>
      <w:hyperlink r:id="rId16">
        <w:r>
          <w:rPr>
            <w:rStyle w:val="Hyperlink"/>
            <w:lang w:val="en-US"/>
          </w:rPr>
          <w:t>https://doi.org/10.1016/S0140-6736(23)01301-6</w:t>
        </w:r>
      </w:hyperlink>
    </w:p>
    <w:p w14:paraId="44B108AA" w14:textId="77777777" w:rsidR="004230EC" w:rsidRPr="006B6EBB" w:rsidRDefault="004230EC" w:rsidP="004230EC">
      <w:bookmarkStart w:id="666" w:name="ref-Gonzalez2008"/>
      <w:bookmarkEnd w:id="666"/>
      <w:r>
        <w:rPr>
          <w:lang w:val="en-US"/>
        </w:rPr>
        <w:lastRenderedPageBreak/>
        <w:t xml:space="preserve">Gonzalez, J. S., Peyrot, M., McCarl, L. A., Collins, E. M., Serpa, L., Mimiaga, M. J., &amp; Safren, S. A. (2008). Depression and diabetes treatment nonadherence: A meta-analysis. </w:t>
      </w:r>
      <w:r>
        <w:rPr>
          <w:i/>
          <w:iCs/>
          <w:lang w:val="en-US"/>
        </w:rPr>
        <w:t>Diabetes Care</w:t>
      </w:r>
      <w:r>
        <w:rPr>
          <w:lang w:val="en-US"/>
        </w:rPr>
        <w:t xml:space="preserve">, </w:t>
      </w:r>
      <w:r>
        <w:rPr>
          <w:i/>
          <w:iCs/>
          <w:lang w:val="en-US"/>
        </w:rPr>
        <w:t>31</w:t>
      </w:r>
      <w:r>
        <w:rPr>
          <w:lang w:val="en-US"/>
        </w:rPr>
        <w:t xml:space="preserve">(12), 2398–2403. </w:t>
      </w:r>
      <w:hyperlink r:id="rId17">
        <w:r>
          <w:rPr>
            <w:rStyle w:val="Hyperlink"/>
          </w:rPr>
          <w:t>https://doi.org/10.2337/dc08-1341</w:t>
        </w:r>
      </w:hyperlink>
    </w:p>
    <w:p w14:paraId="33D50FA9" w14:textId="77777777" w:rsidR="00AA7030" w:rsidRDefault="00000000">
      <w:pPr>
        <w:rPr>
          <w:ins w:id="667" w:author="Jonas Munk Jensen" w:date="2026-10-07T16:00:00Z"/>
          <w:lang w:val="en-US"/>
        </w:rPr>
      </w:pPr>
      <w:ins w:id="668" w:author="Jonas Munk Jensen" w:date="2026-10-07T16:00:00Z">
        <w:r>
          <w:t xml:space="preserve">Hessain, D., Andersen, A., &amp; Fredslund, E. K. (2023). </w:t>
        </w:r>
        <w:r>
          <w:rPr>
            <w:lang w:val="en-US"/>
          </w:rPr>
          <w:t xml:space="preserve">Inequalities in healthcare utilisation among adults with type 2 diabetes. </w:t>
        </w:r>
        <w:r>
          <w:rPr>
            <w:i/>
            <w:iCs/>
            <w:lang w:val="en-US"/>
          </w:rPr>
          <w:t>Diabetes Research and Clinical Practice</w:t>
        </w:r>
        <w:r>
          <w:rPr>
            <w:lang w:val="en-US"/>
          </w:rPr>
          <w:t xml:space="preserve">, </w:t>
        </w:r>
        <w:r>
          <w:rPr>
            <w:i/>
            <w:iCs/>
            <w:lang w:val="en-US"/>
          </w:rPr>
          <w:t>205</w:t>
        </w:r>
        <w:r>
          <w:rPr>
            <w:lang w:val="en-US"/>
          </w:rPr>
          <w:t>, 110982. https://doi.org/10.1016/j.diabres.2023.110982</w:t>
        </w:r>
      </w:ins>
    </w:p>
    <w:p w14:paraId="3BB59A8F" w14:textId="77777777" w:rsidR="008833BD" w:rsidRPr="00705687" w:rsidRDefault="00000000">
      <w:pPr>
        <w:rPr>
          <w:ins w:id="669" w:author="Jonas Munk Jensen" w:date="2026-10-07T16:00:00Z"/>
        </w:rPr>
      </w:pPr>
      <w:ins w:id="670" w:author="Jonas Munk Jensen" w:date="2026-10-07T16:00:00Z">
        <w:r>
          <w:rPr>
            <w:lang w:val="en-US"/>
          </w:rPr>
          <w:t xml:space="preserve">Horigan, G., Davies, M., Findlay-White, F., Chaney, D., &amp; Coates, V. (2017). Reasons why patients referred to diabetes education programmes choose not to attend: A systematic review. </w:t>
        </w:r>
        <w:r>
          <w:rPr>
            <w:i/>
            <w:iCs/>
          </w:rPr>
          <w:t>Diabetic Medicine</w:t>
        </w:r>
        <w:r>
          <w:t xml:space="preserve">, </w:t>
        </w:r>
        <w:r>
          <w:rPr>
            <w:i/>
            <w:iCs/>
          </w:rPr>
          <w:t>34</w:t>
        </w:r>
        <w:r>
          <w:t>(1), 14–26. https://doi.org/10.1111/dme.13120</w:t>
        </w:r>
      </w:ins>
    </w:p>
    <w:p w14:paraId="56A64B1B" w14:textId="77777777" w:rsidR="004230EC" w:rsidRPr="004230EC" w:rsidRDefault="004230EC" w:rsidP="004230EC">
      <w:bookmarkStart w:id="671" w:name="ref-Sundhedsreform2024"/>
      <w:bookmarkEnd w:id="671"/>
      <w:r>
        <w:t xml:space="preserve">Indenrigs- og Sundhedsministeriet. (2024). </w:t>
      </w:r>
      <w:r>
        <w:rPr>
          <w:i/>
          <w:iCs/>
        </w:rPr>
        <w:t>Aftale om sundhedsreform 2024</w:t>
      </w:r>
      <w:r>
        <w:t xml:space="preserve">. Indenrigs- og Sundhedsministeriet. </w:t>
      </w:r>
      <w:hyperlink r:id="rId18">
        <w:r>
          <w:rPr>
            <w:rStyle w:val="Hyperlink"/>
          </w:rPr>
          <w:t>https://www.sum.dk</w:t>
        </w:r>
      </w:hyperlink>
    </w:p>
    <w:p w14:paraId="449C337C" w14:textId="77777777" w:rsidR="004230EC" w:rsidRPr="004230EC" w:rsidRDefault="004230EC" w:rsidP="004230EC">
      <w:bookmarkStart w:id="672" w:name="ref-Jensen2017"/>
      <w:bookmarkEnd w:id="672"/>
      <w:r>
        <w:t xml:space="preserve">Jensen, H. A. R., Thygesen, L. C., &amp; Davidsen, M. (2017). </w:t>
      </w:r>
      <w:r>
        <w:rPr>
          <w:i/>
          <w:iCs/>
        </w:rPr>
        <w:t>Sygdomsudviklingen i danmark fremskrevet til 2030: KOL og type 2-diabetes</w:t>
      </w:r>
      <w:r>
        <w:t xml:space="preserve">. Statens Institut for Folkesundhed, Syddansk Universitet. </w:t>
      </w:r>
      <w:hyperlink r:id="rId19">
        <w:r>
          <w:rPr>
            <w:rStyle w:val="Hyperlink"/>
          </w:rPr>
          <w:t>https://www.si-folkesundhed.dk</w:t>
        </w:r>
      </w:hyperlink>
    </w:p>
    <w:p w14:paraId="376FEC5F" w14:textId="77777777" w:rsidR="004230EC" w:rsidRPr="004230EC" w:rsidRDefault="004230EC" w:rsidP="004230EC">
      <w:pPr>
        <w:rPr>
          <w:lang w:val="en-US"/>
        </w:rPr>
      </w:pPr>
      <w:bookmarkStart w:id="673" w:name="ref-Jensen2025"/>
      <w:bookmarkEnd w:id="673"/>
      <w:r>
        <w:t xml:space="preserve">Jensen, J. M., Sørensen, K. V., Støvring, H., &amp; Andersen, A. (2025). </w:t>
      </w:r>
      <w:r>
        <w:rPr>
          <w:lang w:val="en-US"/>
        </w:rPr>
        <w:t xml:space="preserve">LIVING - protocol for a pragmatic randomized controlled trial investigating the effect of three different levels of diabetes self-management programs. </w:t>
      </w:r>
      <w:r>
        <w:rPr>
          <w:i/>
          <w:iCs/>
          <w:lang w:val="en-US"/>
        </w:rPr>
        <w:t>Contemporary Clinical Trials</w:t>
      </w:r>
      <w:r>
        <w:rPr>
          <w:lang w:val="en-US"/>
        </w:rPr>
        <w:t xml:space="preserve">, </w:t>
      </w:r>
      <w:r>
        <w:rPr>
          <w:i/>
          <w:iCs/>
          <w:lang w:val="en-US"/>
        </w:rPr>
        <w:t>153</w:t>
      </w:r>
      <w:r>
        <w:rPr>
          <w:lang w:val="en-US"/>
        </w:rPr>
        <w:t xml:space="preserve">, 107891. </w:t>
      </w:r>
      <w:hyperlink r:id="rId20">
        <w:r>
          <w:rPr>
            <w:rStyle w:val="Hyperlink"/>
            <w:lang w:val="en-US"/>
          </w:rPr>
          <w:t>https://doi.org/10.1016/j.cct.2025.107891</w:t>
        </w:r>
      </w:hyperlink>
    </w:p>
    <w:p w14:paraId="5BCBC78F" w14:textId="77777777" w:rsidR="004230EC" w:rsidRPr="004230EC" w:rsidRDefault="004230EC" w:rsidP="004230EC">
      <w:pPr>
        <w:rPr>
          <w:lang w:val="en-US"/>
        </w:rPr>
      </w:pPr>
      <w:bookmarkStart w:id="674" w:name="ref-Johansen2017"/>
      <w:bookmarkEnd w:id="674"/>
      <w:r>
        <w:rPr>
          <w:lang w:val="en-US"/>
        </w:rPr>
        <w:t xml:space="preserve">Johansen, M. Y. et al. (2017). Effect of an intensive lifestyle intervention on glycemic control in patients with type 2 diabetes: A randomized clinical trial. </w:t>
      </w:r>
      <w:r>
        <w:rPr>
          <w:i/>
          <w:iCs/>
          <w:lang w:val="en-US"/>
        </w:rPr>
        <w:t>JAMA</w:t>
      </w:r>
      <w:r>
        <w:rPr>
          <w:lang w:val="en-US"/>
        </w:rPr>
        <w:t xml:space="preserve">, </w:t>
      </w:r>
      <w:r>
        <w:rPr>
          <w:i/>
          <w:iCs/>
          <w:lang w:val="en-US"/>
        </w:rPr>
        <w:t>318</w:t>
      </w:r>
      <w:r>
        <w:rPr>
          <w:lang w:val="en-US"/>
        </w:rPr>
        <w:t>(7), 637–646.</w:t>
      </w:r>
    </w:p>
    <w:p w14:paraId="33B3AAFE" w14:textId="77777777" w:rsidR="004230EC" w:rsidRPr="004230EC" w:rsidRDefault="004230EC" w:rsidP="004230EC">
      <w:pPr>
        <w:rPr>
          <w:lang w:val="en-US"/>
        </w:rPr>
      </w:pPr>
      <w:bookmarkStart w:id="675" w:name="ref-Kanaley2022"/>
      <w:bookmarkEnd w:id="675"/>
      <w:r>
        <w:rPr>
          <w:lang w:val="en-US"/>
        </w:rPr>
        <w:t xml:space="preserve">Kanaley, J. A. et al. (2022). Exercise/physical activity in individuals with type 2 diabetes: A consensus statement from the american college of sports medicine. </w:t>
      </w:r>
      <w:r>
        <w:rPr>
          <w:i/>
          <w:iCs/>
          <w:lang w:val="en-US"/>
        </w:rPr>
        <w:t>Medicine and Science in Sports and Exercise</w:t>
      </w:r>
      <w:r>
        <w:rPr>
          <w:lang w:val="en-US"/>
        </w:rPr>
        <w:t xml:space="preserve">, </w:t>
      </w:r>
      <w:r>
        <w:rPr>
          <w:i/>
          <w:iCs/>
          <w:lang w:val="en-US"/>
        </w:rPr>
        <w:t>54</w:t>
      </w:r>
      <w:r>
        <w:rPr>
          <w:lang w:val="en-US"/>
        </w:rPr>
        <w:t>(2), 353–368.</w:t>
      </w:r>
    </w:p>
    <w:p w14:paraId="0EB39749" w14:textId="77777777" w:rsidR="004230EC" w:rsidRPr="004230EC" w:rsidRDefault="004230EC" w:rsidP="004230EC">
      <w:pPr>
        <w:rPr>
          <w:lang w:val="en-US"/>
        </w:rPr>
      </w:pPr>
      <w:bookmarkStart w:id="676" w:name="ref-Laurberg2024"/>
      <w:bookmarkEnd w:id="676"/>
      <w:r>
        <w:rPr>
          <w:lang w:val="en-US"/>
        </w:rPr>
        <w:t xml:space="preserve">Laurberg, T. et al. (2024). Trends in cause-specific mortality among people with type 2 and type 1 diabetes from 2002 to 2019: A danish population-based study. </w:t>
      </w:r>
      <w:r>
        <w:rPr>
          <w:i/>
          <w:iCs/>
          <w:lang w:val="en-US"/>
        </w:rPr>
        <w:t>The Lancet Regional Health – Europe</w:t>
      </w:r>
      <w:r>
        <w:rPr>
          <w:lang w:val="en-US"/>
        </w:rPr>
        <w:t xml:space="preserve">. </w:t>
      </w:r>
      <w:hyperlink r:id="rId21">
        <w:r>
          <w:rPr>
            <w:rStyle w:val="Hyperlink"/>
            <w:lang w:val="en-US"/>
          </w:rPr>
          <w:t>https://doi.org/10.1016/j.lanepe.2024.100909</w:t>
        </w:r>
      </w:hyperlink>
    </w:p>
    <w:p w14:paraId="1ABF8A2A" w14:textId="77777777" w:rsidR="004230EC" w:rsidRPr="004230EC" w:rsidRDefault="004230EC" w:rsidP="004230EC">
      <w:pPr>
        <w:rPr>
          <w:lang w:val="en-US"/>
        </w:rPr>
      </w:pPr>
      <w:bookmarkStart w:id="677" w:name="ref-MarkleReid2018"/>
      <w:bookmarkEnd w:id="677"/>
      <w:r>
        <w:t xml:space="preserve">Markle-Reid, M. et al. </w:t>
      </w:r>
      <w:r>
        <w:rPr>
          <w:lang w:val="en-US"/>
        </w:rPr>
        <w:t xml:space="preserve">(2018). Community program improves quality of life and self-management in older adults with diabetes mellitus and comorbidity. </w:t>
      </w:r>
      <w:r>
        <w:rPr>
          <w:i/>
          <w:iCs/>
          <w:lang w:val="en-US"/>
        </w:rPr>
        <w:t>Journal of the American Geriatrics Society</w:t>
      </w:r>
      <w:r>
        <w:rPr>
          <w:lang w:val="en-US"/>
        </w:rPr>
        <w:t xml:space="preserve">, </w:t>
      </w:r>
      <w:r>
        <w:rPr>
          <w:i/>
          <w:iCs/>
          <w:lang w:val="en-US"/>
        </w:rPr>
        <w:t>66</w:t>
      </w:r>
      <w:r>
        <w:rPr>
          <w:lang w:val="en-US"/>
        </w:rPr>
        <w:t>(2), 263–273.</w:t>
      </w:r>
    </w:p>
    <w:p w14:paraId="41241B0A" w14:textId="77777777" w:rsidR="004230EC" w:rsidRPr="004230EC" w:rsidRDefault="004230EC" w:rsidP="004230EC">
      <w:pPr>
        <w:rPr>
          <w:lang w:val="en-US"/>
        </w:rPr>
      </w:pPr>
      <w:bookmarkStart w:id="678" w:name="ref-Miklavcic2020"/>
      <w:bookmarkEnd w:id="678"/>
      <w:r>
        <w:rPr>
          <w:lang w:val="en-US"/>
        </w:rPr>
        <w:t xml:space="preserve">Miklavcic, J. J. et al. (2020). Effectiveness of a community program for older adults with type 2 diabetes and multimorbidity: A pragmatic randomized controlled trial. </w:t>
      </w:r>
      <w:r>
        <w:rPr>
          <w:i/>
          <w:iCs/>
          <w:lang w:val="en-US"/>
        </w:rPr>
        <w:t>BMC Geriatrics</w:t>
      </w:r>
      <w:r>
        <w:rPr>
          <w:lang w:val="en-US"/>
        </w:rPr>
        <w:t xml:space="preserve">, </w:t>
      </w:r>
      <w:r>
        <w:rPr>
          <w:i/>
          <w:iCs/>
          <w:lang w:val="en-US"/>
        </w:rPr>
        <w:t>20</w:t>
      </w:r>
      <w:r>
        <w:rPr>
          <w:lang w:val="en-US"/>
        </w:rPr>
        <w:t>(1), 174.</w:t>
      </w:r>
    </w:p>
    <w:p w14:paraId="212E27CD" w14:textId="77777777" w:rsidR="004230EC" w:rsidRPr="004230EC" w:rsidRDefault="004230EC" w:rsidP="004230EC">
      <w:pPr>
        <w:rPr>
          <w:lang w:val="en-US"/>
        </w:rPr>
      </w:pPr>
      <w:bookmarkStart w:id="679" w:name="ref-Murphy2017"/>
      <w:bookmarkEnd w:id="679"/>
      <w:r>
        <w:rPr>
          <w:lang w:val="en-US"/>
        </w:rPr>
        <w:t xml:space="preserve">Murphy, M. E. et al. (2017). Improving risk factor management for patients with poorly controlled type 2 diabetes: A systematic review of healthcare interventions in primary care and community settings. </w:t>
      </w:r>
      <w:r>
        <w:rPr>
          <w:i/>
          <w:iCs/>
          <w:lang w:val="en-US"/>
        </w:rPr>
        <w:t>BMJ Open</w:t>
      </w:r>
      <w:r>
        <w:rPr>
          <w:lang w:val="en-US"/>
        </w:rPr>
        <w:t xml:space="preserve">, </w:t>
      </w:r>
      <w:r>
        <w:rPr>
          <w:i/>
          <w:iCs/>
          <w:lang w:val="en-US"/>
        </w:rPr>
        <w:t>7</w:t>
      </w:r>
      <w:r>
        <w:rPr>
          <w:lang w:val="en-US"/>
        </w:rPr>
        <w:t>(8), e015135.</w:t>
      </w:r>
    </w:p>
    <w:p w14:paraId="02B99CCC" w14:textId="77777777" w:rsidR="004230EC" w:rsidRPr="004230EC" w:rsidRDefault="004230EC" w:rsidP="004230EC">
      <w:pPr>
        <w:rPr>
          <w:lang w:val="en-US"/>
        </w:rPr>
      </w:pPr>
      <w:bookmarkStart w:id="680" w:name="ref-OHagan2013"/>
      <w:bookmarkEnd w:id="680"/>
      <w:r>
        <w:rPr>
          <w:lang w:val="en-US"/>
        </w:rPr>
        <w:t xml:space="preserve">O’Hagan, C., De Vito, G., &amp; Boreham, C. A. (2013). Exercise prescription in the treatment of type 2 diabetes mellitus: Current practices, existing guidelines and future directions. </w:t>
      </w:r>
      <w:r>
        <w:rPr>
          <w:i/>
          <w:iCs/>
          <w:lang w:val="en-US"/>
        </w:rPr>
        <w:t>Sports Medicine</w:t>
      </w:r>
      <w:r>
        <w:rPr>
          <w:lang w:val="en-US"/>
        </w:rPr>
        <w:t xml:space="preserve">, </w:t>
      </w:r>
      <w:r>
        <w:rPr>
          <w:i/>
          <w:iCs/>
          <w:lang w:val="en-US"/>
        </w:rPr>
        <w:t>43</w:t>
      </w:r>
      <w:r>
        <w:rPr>
          <w:lang w:val="en-US"/>
        </w:rPr>
        <w:t>(1), 39–49.</w:t>
      </w:r>
    </w:p>
    <w:p w14:paraId="25C0EFDD" w14:textId="77777777" w:rsidR="004230EC" w:rsidRPr="004230EC" w:rsidRDefault="004230EC" w:rsidP="004230EC">
      <w:bookmarkStart w:id="681" w:name="ref-Perrin2017"/>
      <w:bookmarkEnd w:id="681"/>
      <w:r>
        <w:rPr>
          <w:lang w:val="en-US"/>
        </w:rPr>
        <w:lastRenderedPageBreak/>
        <w:t xml:space="preserve">Perrin, N. E., Davies, M. J., Robertson, N., Snoek, F. J., &amp; Khunti, K. (2017). The prevalence of diabetes-specific emotional distress in people with type 2 diabetes: A systematic review and meta-analysis. </w:t>
      </w:r>
      <w:r>
        <w:rPr>
          <w:i/>
          <w:iCs/>
        </w:rPr>
        <w:t>Diabetic Medicine</w:t>
      </w:r>
      <w:r>
        <w:t xml:space="preserve">, </w:t>
      </w:r>
      <w:r>
        <w:rPr>
          <w:i/>
          <w:iCs/>
        </w:rPr>
        <w:t>34</w:t>
      </w:r>
      <w:r>
        <w:t xml:space="preserve">(11), 1508–1520. </w:t>
      </w:r>
      <w:hyperlink r:id="rId22">
        <w:r>
          <w:rPr>
            <w:rStyle w:val="Hyperlink"/>
          </w:rPr>
          <w:t>https://doi.org/10.1111/dme.13448</w:t>
        </w:r>
      </w:hyperlink>
    </w:p>
    <w:p w14:paraId="75BEBC23" w14:textId="77777777" w:rsidR="004230EC" w:rsidRPr="004230EC" w:rsidRDefault="004230EC" w:rsidP="004230EC">
      <w:pPr>
        <w:rPr>
          <w:lang w:val="en-US"/>
        </w:rPr>
      </w:pPr>
      <w:bookmarkStart w:id="682" w:name="ref-Ryan2020"/>
      <w:bookmarkEnd w:id="682"/>
      <w:r>
        <w:t xml:space="preserve">Ryan, B. J. et al. </w:t>
      </w:r>
      <w:r>
        <w:rPr>
          <w:lang w:val="en-US"/>
        </w:rPr>
        <w:t xml:space="preserve">(2020). Moderate-intensity exercise and high-intensity interval training affect insulin sensitivity similarly in obese adults. </w:t>
      </w:r>
      <w:r>
        <w:rPr>
          <w:i/>
          <w:iCs/>
          <w:lang w:val="en-US"/>
        </w:rPr>
        <w:t>Journal of Clinical Endocrinology &amp; Metabolism</w:t>
      </w:r>
      <w:r>
        <w:rPr>
          <w:lang w:val="en-US"/>
        </w:rPr>
        <w:t xml:space="preserve">, </w:t>
      </w:r>
      <w:r>
        <w:rPr>
          <w:i/>
          <w:iCs/>
          <w:lang w:val="en-US"/>
        </w:rPr>
        <w:t>105</w:t>
      </w:r>
      <w:r>
        <w:rPr>
          <w:lang w:val="en-US"/>
        </w:rPr>
        <w:t>(8), e2941–e2959.</w:t>
      </w:r>
    </w:p>
    <w:p w14:paraId="31448D2B" w14:textId="77777777" w:rsidR="004230EC" w:rsidRPr="004230EC" w:rsidRDefault="004230EC" w:rsidP="004230EC">
      <w:pPr>
        <w:rPr>
          <w:lang w:val="en-US"/>
        </w:rPr>
      </w:pPr>
      <w:bookmarkStart w:id="683" w:name="ref-Steinsbekk2012"/>
      <w:bookmarkEnd w:id="683"/>
      <w:r>
        <w:rPr>
          <w:lang w:val="en-US"/>
        </w:rPr>
        <w:t xml:space="preserve">Steinsbekk, A. et al. (2012). Group based diabetes self-management education compared to routine treatment for people with type 2 diabetes mellitus: A systematic review with meta-analysis. </w:t>
      </w:r>
      <w:r>
        <w:rPr>
          <w:i/>
          <w:iCs/>
          <w:lang w:val="en-US"/>
        </w:rPr>
        <w:t>BMC Health Services Research</w:t>
      </w:r>
      <w:r>
        <w:rPr>
          <w:lang w:val="en-US"/>
        </w:rPr>
        <w:t xml:space="preserve">, </w:t>
      </w:r>
      <w:r>
        <w:rPr>
          <w:i/>
          <w:iCs/>
          <w:lang w:val="en-US"/>
        </w:rPr>
        <w:t>12</w:t>
      </w:r>
      <w:r>
        <w:rPr>
          <w:lang w:val="en-US"/>
        </w:rPr>
        <w:t>, 213.</w:t>
      </w:r>
    </w:p>
    <w:p w14:paraId="40F73AEA" w14:textId="77777777" w:rsidR="008833BD" w:rsidRDefault="00000000">
      <w:pPr>
        <w:rPr>
          <w:ins w:id="684" w:author="Jonas Munk Jensen" w:date="2026-10-07T16:00:00Z"/>
          <w:lang w:val="en-US"/>
        </w:rPr>
      </w:pPr>
      <w:ins w:id="685" w:author="Jonas Munk Jensen" w:date="2026-10-07T16:00:00Z">
        <w:r>
          <w:rPr>
            <w:lang w:val="en-US"/>
          </w:rPr>
          <w:t xml:space="preserve">Strawbridge, L. M., Lloyd, J. T., Meadow, A., Riley, G. F., &amp; Howell, B. L. (2015). Use of Medicare’s diabetes self-management training benefit. </w:t>
        </w:r>
        <w:r>
          <w:rPr>
            <w:i/>
            <w:iCs/>
            <w:lang w:val="en-US"/>
          </w:rPr>
          <w:t>Health Education &amp; Behavior</w:t>
        </w:r>
        <w:r>
          <w:rPr>
            <w:lang w:val="en-US"/>
          </w:rPr>
          <w:t xml:space="preserve">, </w:t>
        </w:r>
        <w:r>
          <w:rPr>
            <w:i/>
            <w:iCs/>
            <w:lang w:val="en-US"/>
          </w:rPr>
          <w:t>42</w:t>
        </w:r>
        <w:r>
          <w:rPr>
            <w:lang w:val="en-US"/>
          </w:rPr>
          <w:t>(4), 530–538. https://doi.org/10.1177/1090198114566271</w:t>
        </w:r>
      </w:ins>
    </w:p>
    <w:p w14:paraId="2DE8673D" w14:textId="77777777" w:rsidR="004230EC" w:rsidRPr="004230EC" w:rsidRDefault="004230EC" w:rsidP="004230EC">
      <w:pPr>
        <w:rPr>
          <w:lang w:val="en-US"/>
        </w:rPr>
      </w:pPr>
      <w:bookmarkStart w:id="686" w:name="ref-Umpierre2013"/>
      <w:bookmarkEnd w:id="686"/>
      <w:r>
        <w:rPr>
          <w:lang w:val="en-US"/>
        </w:rPr>
        <w:t xml:space="preserve">Umpierre, D. et al. (2013). Volume of supervised exercise training impacts glycaemic control in patients with type 2 diabetes: A meta-regression analysis. </w:t>
      </w:r>
      <w:r>
        <w:rPr>
          <w:i/>
          <w:iCs/>
          <w:lang w:val="en-US"/>
        </w:rPr>
        <w:t>Diabetologia</w:t>
      </w:r>
      <w:r>
        <w:rPr>
          <w:lang w:val="en-US"/>
        </w:rPr>
        <w:t xml:space="preserve">, </w:t>
      </w:r>
      <w:r>
        <w:rPr>
          <w:i/>
          <w:iCs/>
          <w:lang w:val="en-US"/>
        </w:rPr>
        <w:t>56</w:t>
      </w:r>
      <w:r>
        <w:rPr>
          <w:lang w:val="en-US"/>
        </w:rPr>
        <w:t>(2), 242–251.</w:t>
      </w:r>
      <w:bookmarkEnd w:id="641"/>
      <w:bookmarkEnd w:id="645"/>
      <w:bookmarkEnd w:id="649"/>
    </w:p>
    <w:p w14:paraId="679C011E" w14:textId="77777777" w:rsidR="008833BD" w:rsidRDefault="00000000">
      <w:pPr>
        <w:rPr>
          <w:ins w:id="687" w:author="Jonas Munk Jensen" w:date="2026-10-07T16:00:00Z"/>
          <w:lang w:val="en-US"/>
        </w:rPr>
      </w:pPr>
      <w:ins w:id="688" w:author="Jonas Munk Jensen" w:date="2026-10-07T16:00:00Z">
        <w:r>
          <w:rPr>
            <w:lang w:val="en-US"/>
          </w:rPr>
          <w:t xml:space="preserve">WHO Regional Office for Europe. (2024). </w:t>
        </w:r>
        <w:r>
          <w:rPr>
            <w:i/>
            <w:iCs/>
            <w:lang w:val="en-US"/>
          </w:rPr>
          <w:t>Denmark: Health system summary 2024</w:t>
        </w:r>
        <w:r>
          <w:rPr>
            <w:lang w:val="en-US"/>
          </w:rPr>
          <w:t>. European Observatory on Health Systems and Policies.</w:t>
        </w:r>
      </w:ins>
    </w:p>
    <w:p w14:paraId="66E3BB21" w14:textId="77777777" w:rsidR="008833BD" w:rsidRDefault="00000000">
      <w:pPr>
        <w:rPr>
          <w:ins w:id="689" w:author="Jonas Munk Jensen" w:date="2026-10-07T16:00:00Z"/>
          <w:lang w:val="en-US"/>
        </w:rPr>
      </w:pPr>
      <w:ins w:id="690" w:author="Jonas Munk Jensen" w:date="2026-10-07T16:00:00Z">
        <w:r>
          <w:rPr>
            <w:lang w:val="en-US"/>
          </w:rPr>
          <w:t xml:space="preserve">Winkley, K., Stahl, D., Chamley, M., Stopford, R., Boughdady, M., Thomas, S., Amiel, S. A., Forbes, A., &amp; Ismail, K. (2016). Low attendance at structured education for people with newly diagnosed type 2 diabetes: General practice characteristics and individual patient factors predict uptake. </w:t>
        </w:r>
        <w:r>
          <w:rPr>
            <w:i/>
            <w:iCs/>
            <w:lang w:val="en-US"/>
          </w:rPr>
          <w:t>Patient Education and Counseling</w:t>
        </w:r>
        <w:r>
          <w:rPr>
            <w:lang w:val="en-US"/>
          </w:rPr>
          <w:t xml:space="preserve">, </w:t>
        </w:r>
        <w:r>
          <w:rPr>
            <w:i/>
            <w:iCs/>
            <w:lang w:val="en-US"/>
          </w:rPr>
          <w:t>99</w:t>
        </w:r>
        <w:r>
          <w:rPr>
            <w:lang w:val="en-US"/>
          </w:rPr>
          <w:t>(1), 101–107. https://doi.org/10.1016/j.pec.2015.08.015</w:t>
        </w:r>
      </w:ins>
    </w:p>
    <w:p w14:paraId="5EC65159" w14:textId="1371236C" w:rsidR="002037C5" w:rsidRPr="00705687" w:rsidDel="00287C98" w:rsidRDefault="002037C5">
      <w:pPr>
        <w:rPr>
          <w:del w:id="691" w:author="Jonas Munk Jensen" w:date="2026-10-09T13:23:00Z" w16du:dateUtc="2026-10-09T11:23:00Z"/>
          <w:lang w:val="en-US"/>
        </w:rPr>
      </w:pPr>
    </w:p>
    <w:p w14:paraId="089B8F66" w14:textId="77777777" w:rsidR="008833BD" w:rsidRPr="00705687" w:rsidRDefault="00000000">
      <w:pPr>
        <w:pStyle w:val="Overskrift1"/>
        <w:rPr>
          <w:ins w:id="692" w:author="Jonas Munk Jensen" w:date="2026-10-07T14:00:00Z"/>
          <w:lang w:val="en-US"/>
        </w:rPr>
      </w:pPr>
      <w:commentRangeStart w:id="693"/>
      <w:ins w:id="694" w:author="Jonas Munk Jensen" w:date="2026-10-07T14:00:00Z">
        <w:r>
          <w:rPr>
            <w:lang w:val="en-US"/>
          </w:rPr>
          <w:t>7 Supplementary material</w:t>
        </w:r>
      </w:ins>
    </w:p>
    <w:p w14:paraId="52D8FEE4" w14:textId="77777777" w:rsidR="008833BD" w:rsidRPr="00705687" w:rsidRDefault="00000000">
      <w:pPr>
        <w:rPr>
          <w:ins w:id="695" w:author="Jonas Munk Jensen" w:date="2026-10-07T14:00:00Z"/>
          <w:lang w:val="en-US"/>
        </w:rPr>
      </w:pPr>
      <w:ins w:id="696" w:author="Jonas Munk Jensen" w:date="2026-10-07T14:00:00Z">
        <w:r>
          <w:rPr>
            <w:lang w:val="en-US"/>
          </w:rPr>
          <w:t>Table S1. Example of the table structure for sub-question 1 (mapping of offer and uptake), shown for the exercise program.</w:t>
        </w:r>
      </w:ins>
      <w:commentRangeEnd w:id="693"/>
      <w:r w:rsidRPr="00705687">
        <w:rPr>
          <w:rStyle w:val="Kommentarhenvisning"/>
          <w:rFonts w:cstheme="minorBidi"/>
          <w:sz w:val="22"/>
          <w:szCs w:val="22"/>
          <w:lang w:val="en-US"/>
        </w:rPr>
        <w:commentReference w:id="693"/>
      </w:r>
    </w:p>
    <w:tbl>
      <w:tblPr>
        <w:tblStyle w:val="Tabelgitter-lys"/>
        <w:tblW w:w="5000" w:type="pct"/>
        <w:tblLayout w:type="fixed"/>
        <w:tblLook w:val="0020" w:firstRow="1" w:lastRow="0" w:firstColumn="0" w:lastColumn="0" w:noHBand="0" w:noVBand="0"/>
        <w:tblPrChange w:id="697" w:author="Jonas Munk Jensen" w:date="2026-10-09T13:22:00Z" w16du:dateUtc="2026-10-09T11:22:00Z">
          <w:tblPr>
            <w:tblW w:w="5000" w:type="pct"/>
            <w:tblLayout w:type="fixed"/>
            <w:tblLook w:val="0020" w:firstRow="1" w:lastRow="0" w:firstColumn="0" w:lastColumn="0" w:noHBand="0" w:noVBand="0"/>
          </w:tblPr>
        </w:tblPrChange>
      </w:tblPr>
      <w:tblGrid>
        <w:gridCol w:w="3095"/>
        <w:gridCol w:w="2289"/>
        <w:gridCol w:w="2289"/>
        <w:gridCol w:w="2289"/>
        <w:tblGridChange w:id="698">
          <w:tblGrid>
            <w:gridCol w:w="5"/>
            <w:gridCol w:w="3094"/>
            <w:gridCol w:w="1"/>
            <w:gridCol w:w="2289"/>
            <w:gridCol w:w="1"/>
            <w:gridCol w:w="2288"/>
            <w:gridCol w:w="3"/>
            <w:gridCol w:w="2286"/>
            <w:gridCol w:w="5"/>
          </w:tblGrid>
        </w:tblGridChange>
      </w:tblGrid>
      <w:tr w:rsidR="004230EC" w:rsidRPr="004230EC" w14:paraId="66E6CC30" w14:textId="77777777" w:rsidTr="00287C98">
        <w:trPr>
          <w:ins w:id="699" w:author="Jonas Munk Jensen" w:date="2026-10-07T14:00:00Z"/>
          <w:trPrChange w:id="700" w:author="Jonas Munk Jensen" w:date="2026-10-09T13:22:00Z" w16du:dateUtc="2026-10-09T11:22:00Z">
            <w:trPr>
              <w:tblHeader/>
            </w:trPr>
          </w:trPrChange>
        </w:trPr>
        <w:tc>
          <w:tcPr>
            <w:tcW w:w="2461" w:type="dxa"/>
            <w:tcPrChange w:id="701" w:author="Jonas Munk Jensen" w:date="2026-10-09T13:22:00Z" w16du:dateUtc="2026-10-09T11:22:00Z">
              <w:tcPr>
                <w:tcW w:w="2461" w:type="dxa"/>
                <w:gridSpan w:val="2"/>
              </w:tcPr>
            </w:tcPrChange>
          </w:tcPr>
          <w:p w14:paraId="37DAD23E" w14:textId="77777777" w:rsidR="004230EC" w:rsidRPr="004230EC" w:rsidRDefault="004230EC" w:rsidP="004230EC">
            <w:pPr>
              <w:rPr>
                <w:ins w:id="702" w:author="Jonas Munk Jensen" w:date="2026-10-07T14:00:00Z"/>
                <w:lang w:val="en-US"/>
              </w:rPr>
            </w:pPr>
            <w:ins w:id="703" w:author="Jonas Munk Jensen" w:date="2026-10-07T14:00:00Z">
              <w:r>
                <w:rPr>
                  <w:lang w:val="en-US"/>
                </w:rPr>
                <w:t>Exercise program</w:t>
              </w:r>
            </w:ins>
          </w:p>
        </w:tc>
        <w:tc>
          <w:tcPr>
            <w:tcW w:w="1819" w:type="dxa"/>
            <w:tcPrChange w:id="704" w:author="Jonas Munk Jensen" w:date="2026-10-09T13:22:00Z" w16du:dateUtc="2026-10-09T11:22:00Z">
              <w:tcPr>
                <w:tcW w:w="1819" w:type="dxa"/>
                <w:gridSpan w:val="3"/>
              </w:tcPr>
            </w:tcPrChange>
          </w:tcPr>
          <w:p w14:paraId="60C062D2" w14:textId="77777777" w:rsidR="004230EC" w:rsidRPr="004230EC" w:rsidRDefault="004230EC" w:rsidP="004230EC">
            <w:pPr>
              <w:rPr>
                <w:ins w:id="705" w:author="Jonas Munk Jensen" w:date="2026-10-07T14:00:00Z"/>
                <w:lang w:val="en-US"/>
              </w:rPr>
            </w:pPr>
            <w:ins w:id="706" w:author="Jonas Munk Jensen" w:date="2026-10-07T14:00:00Z">
              <w:r>
                <w:rPr>
                  <w:lang w:val="en-US"/>
                </w:rPr>
                <w:t>N (unweighted)</w:t>
              </w:r>
            </w:ins>
          </w:p>
        </w:tc>
        <w:tc>
          <w:tcPr>
            <w:tcW w:w="1819" w:type="dxa"/>
            <w:tcPrChange w:id="707" w:author="Jonas Munk Jensen" w:date="2026-10-09T13:22:00Z" w16du:dateUtc="2026-10-09T11:22:00Z">
              <w:tcPr>
                <w:tcW w:w="1819" w:type="dxa"/>
                <w:gridSpan w:val="2"/>
              </w:tcPr>
            </w:tcPrChange>
          </w:tcPr>
          <w:p w14:paraId="4F9C0B5F" w14:textId="77777777" w:rsidR="004230EC" w:rsidRPr="004230EC" w:rsidRDefault="004230EC" w:rsidP="004230EC">
            <w:pPr>
              <w:rPr>
                <w:ins w:id="708" w:author="Jonas Munk Jensen" w:date="2026-10-07T14:00:00Z"/>
                <w:lang w:val="en-US"/>
              </w:rPr>
            </w:pPr>
            <w:ins w:id="709" w:author="Jonas Munk Jensen" w:date="2026-10-07T14:00:00Z">
              <w:r>
                <w:rPr>
                  <w:lang w:val="en-US"/>
                </w:rPr>
                <w:t>% (unweighted)</w:t>
              </w:r>
            </w:ins>
          </w:p>
        </w:tc>
        <w:tc>
          <w:tcPr>
            <w:tcW w:w="1819" w:type="dxa"/>
            <w:tcPrChange w:id="710" w:author="Jonas Munk Jensen" w:date="2026-10-09T13:22:00Z" w16du:dateUtc="2026-10-09T11:22:00Z">
              <w:tcPr>
                <w:tcW w:w="1819" w:type="dxa"/>
                <w:gridSpan w:val="2"/>
              </w:tcPr>
            </w:tcPrChange>
          </w:tcPr>
          <w:p w14:paraId="306D29BC" w14:textId="77777777" w:rsidR="004230EC" w:rsidRPr="004230EC" w:rsidRDefault="004230EC" w:rsidP="004230EC">
            <w:pPr>
              <w:rPr>
                <w:ins w:id="711" w:author="Jonas Munk Jensen" w:date="2026-10-07T14:00:00Z"/>
                <w:lang w:val="en-US"/>
              </w:rPr>
            </w:pPr>
            <w:ins w:id="712" w:author="Jonas Munk Jensen" w:date="2026-10-07T14:00:00Z">
              <w:r>
                <w:rPr>
                  <w:lang w:val="en-US"/>
                </w:rPr>
                <w:t>% (weighted)</w:t>
              </w:r>
            </w:ins>
          </w:p>
        </w:tc>
      </w:tr>
      <w:tr w:rsidR="004230EC" w:rsidRPr="004E5828" w14:paraId="1DA1680D" w14:textId="77777777" w:rsidTr="00287C98">
        <w:trPr>
          <w:ins w:id="713" w:author="Jonas Munk Jensen" w:date="2026-10-07T14:00:00Z"/>
        </w:trPr>
        <w:tc>
          <w:tcPr>
            <w:tcW w:w="2461" w:type="dxa"/>
            <w:tcPrChange w:id="714" w:author="Jonas Munk Jensen" w:date="2026-10-09T13:22:00Z" w16du:dateUtc="2026-10-09T11:22:00Z">
              <w:tcPr>
                <w:tcW w:w="2461" w:type="dxa"/>
                <w:gridSpan w:val="2"/>
              </w:tcPr>
            </w:tcPrChange>
          </w:tcPr>
          <w:p w14:paraId="3F3444CC" w14:textId="77777777" w:rsidR="004230EC" w:rsidRPr="004230EC" w:rsidRDefault="004230EC" w:rsidP="004230EC">
            <w:pPr>
              <w:rPr>
                <w:ins w:id="715" w:author="Jonas Munk Jensen" w:date="2026-10-07T14:00:00Z"/>
                <w:lang w:val="en-US"/>
              </w:rPr>
            </w:pPr>
            <w:ins w:id="716" w:author="Jonas Munk Jensen" w:date="2026-10-07T14:00:00Z">
              <w:r>
                <w:rPr>
                  <w:lang w:val="en-US"/>
                </w:rPr>
                <w:t>Yes, and I accepted the offer</w:t>
              </w:r>
            </w:ins>
          </w:p>
        </w:tc>
        <w:tc>
          <w:tcPr>
            <w:tcW w:w="1819" w:type="dxa"/>
            <w:tcPrChange w:id="717" w:author="Jonas Munk Jensen" w:date="2026-10-09T13:22:00Z" w16du:dateUtc="2026-10-09T11:22:00Z">
              <w:tcPr>
                <w:tcW w:w="1819" w:type="dxa"/>
                <w:gridSpan w:val="3"/>
              </w:tcPr>
            </w:tcPrChange>
          </w:tcPr>
          <w:p w14:paraId="53402D82" w14:textId="77777777" w:rsidR="004230EC" w:rsidRPr="004230EC" w:rsidRDefault="004230EC" w:rsidP="004230EC">
            <w:pPr>
              <w:rPr>
                <w:ins w:id="718" w:author="Jonas Munk Jensen" w:date="2026-10-07T14:00:00Z"/>
                <w:lang w:val="en-US"/>
              </w:rPr>
            </w:pPr>
          </w:p>
        </w:tc>
        <w:tc>
          <w:tcPr>
            <w:tcW w:w="1819" w:type="dxa"/>
            <w:tcPrChange w:id="719" w:author="Jonas Munk Jensen" w:date="2026-10-09T13:22:00Z" w16du:dateUtc="2026-10-09T11:22:00Z">
              <w:tcPr>
                <w:tcW w:w="1819" w:type="dxa"/>
                <w:gridSpan w:val="2"/>
              </w:tcPr>
            </w:tcPrChange>
          </w:tcPr>
          <w:p w14:paraId="601EC78A" w14:textId="77777777" w:rsidR="004230EC" w:rsidRPr="004230EC" w:rsidRDefault="004230EC" w:rsidP="004230EC">
            <w:pPr>
              <w:rPr>
                <w:ins w:id="720" w:author="Jonas Munk Jensen" w:date="2026-10-07T14:00:00Z"/>
                <w:lang w:val="en-US"/>
              </w:rPr>
            </w:pPr>
          </w:p>
        </w:tc>
        <w:tc>
          <w:tcPr>
            <w:tcW w:w="1819" w:type="dxa"/>
            <w:tcPrChange w:id="721" w:author="Jonas Munk Jensen" w:date="2026-10-09T13:22:00Z" w16du:dateUtc="2026-10-09T11:22:00Z">
              <w:tcPr>
                <w:tcW w:w="1819" w:type="dxa"/>
                <w:gridSpan w:val="2"/>
              </w:tcPr>
            </w:tcPrChange>
          </w:tcPr>
          <w:p w14:paraId="17D9E7E1" w14:textId="77777777" w:rsidR="004230EC" w:rsidRPr="004230EC" w:rsidRDefault="004230EC" w:rsidP="004230EC">
            <w:pPr>
              <w:rPr>
                <w:ins w:id="722" w:author="Jonas Munk Jensen" w:date="2026-10-07T14:00:00Z"/>
                <w:lang w:val="en-US"/>
              </w:rPr>
            </w:pPr>
          </w:p>
        </w:tc>
      </w:tr>
      <w:tr w:rsidR="004230EC" w:rsidRPr="004E5828" w14:paraId="267D5DA8" w14:textId="77777777" w:rsidTr="00287C98">
        <w:trPr>
          <w:ins w:id="723" w:author="Jonas Munk Jensen" w:date="2026-10-07T14:00:00Z"/>
        </w:trPr>
        <w:tc>
          <w:tcPr>
            <w:tcW w:w="2461" w:type="dxa"/>
            <w:tcPrChange w:id="724" w:author="Jonas Munk Jensen" w:date="2026-10-09T13:22:00Z" w16du:dateUtc="2026-10-09T11:22:00Z">
              <w:tcPr>
                <w:tcW w:w="2461" w:type="dxa"/>
                <w:gridSpan w:val="2"/>
              </w:tcPr>
            </w:tcPrChange>
          </w:tcPr>
          <w:p w14:paraId="54216EDF" w14:textId="77777777" w:rsidR="004230EC" w:rsidRPr="004230EC" w:rsidRDefault="004230EC" w:rsidP="004230EC">
            <w:pPr>
              <w:rPr>
                <w:ins w:id="725" w:author="Jonas Munk Jensen" w:date="2026-10-07T14:00:00Z"/>
                <w:lang w:val="en-US"/>
              </w:rPr>
            </w:pPr>
            <w:ins w:id="726" w:author="Jonas Munk Jensen" w:date="2026-10-07T14:00:00Z">
              <w:r>
                <w:rPr>
                  <w:lang w:val="en-US"/>
                </w:rPr>
                <w:t>Yes, but I did not accept the offer</w:t>
              </w:r>
            </w:ins>
          </w:p>
        </w:tc>
        <w:tc>
          <w:tcPr>
            <w:tcW w:w="1819" w:type="dxa"/>
            <w:tcPrChange w:id="727" w:author="Jonas Munk Jensen" w:date="2026-10-09T13:22:00Z" w16du:dateUtc="2026-10-09T11:22:00Z">
              <w:tcPr>
                <w:tcW w:w="1819" w:type="dxa"/>
                <w:gridSpan w:val="3"/>
              </w:tcPr>
            </w:tcPrChange>
          </w:tcPr>
          <w:p w14:paraId="21A74B0A" w14:textId="77777777" w:rsidR="004230EC" w:rsidRPr="004230EC" w:rsidRDefault="004230EC" w:rsidP="004230EC">
            <w:pPr>
              <w:rPr>
                <w:ins w:id="728" w:author="Jonas Munk Jensen" w:date="2026-10-07T14:00:00Z"/>
                <w:lang w:val="en-US"/>
              </w:rPr>
            </w:pPr>
          </w:p>
        </w:tc>
        <w:tc>
          <w:tcPr>
            <w:tcW w:w="1819" w:type="dxa"/>
            <w:tcPrChange w:id="729" w:author="Jonas Munk Jensen" w:date="2026-10-09T13:22:00Z" w16du:dateUtc="2026-10-09T11:22:00Z">
              <w:tcPr>
                <w:tcW w:w="1819" w:type="dxa"/>
                <w:gridSpan w:val="2"/>
              </w:tcPr>
            </w:tcPrChange>
          </w:tcPr>
          <w:p w14:paraId="29F672EF" w14:textId="77777777" w:rsidR="004230EC" w:rsidRPr="004230EC" w:rsidRDefault="004230EC" w:rsidP="004230EC">
            <w:pPr>
              <w:rPr>
                <w:ins w:id="730" w:author="Jonas Munk Jensen" w:date="2026-10-07T14:00:00Z"/>
                <w:lang w:val="en-US"/>
              </w:rPr>
            </w:pPr>
          </w:p>
        </w:tc>
        <w:tc>
          <w:tcPr>
            <w:tcW w:w="1819" w:type="dxa"/>
            <w:tcPrChange w:id="731" w:author="Jonas Munk Jensen" w:date="2026-10-09T13:22:00Z" w16du:dateUtc="2026-10-09T11:22:00Z">
              <w:tcPr>
                <w:tcW w:w="1819" w:type="dxa"/>
                <w:gridSpan w:val="2"/>
              </w:tcPr>
            </w:tcPrChange>
          </w:tcPr>
          <w:p w14:paraId="6EA40C6B" w14:textId="77777777" w:rsidR="004230EC" w:rsidRPr="004230EC" w:rsidRDefault="004230EC" w:rsidP="004230EC">
            <w:pPr>
              <w:rPr>
                <w:ins w:id="732" w:author="Jonas Munk Jensen" w:date="2026-10-07T14:00:00Z"/>
                <w:lang w:val="en-US"/>
              </w:rPr>
            </w:pPr>
          </w:p>
        </w:tc>
      </w:tr>
      <w:tr w:rsidR="004230EC" w:rsidRPr="004E5828" w14:paraId="1C0A9BDC" w14:textId="77777777" w:rsidTr="00287C98">
        <w:trPr>
          <w:ins w:id="733" w:author="Jonas Munk Jensen" w:date="2026-10-07T14:00:00Z"/>
        </w:trPr>
        <w:tc>
          <w:tcPr>
            <w:tcW w:w="2461" w:type="dxa"/>
            <w:tcPrChange w:id="734" w:author="Jonas Munk Jensen" w:date="2026-10-09T13:22:00Z" w16du:dateUtc="2026-10-09T11:22:00Z">
              <w:tcPr>
                <w:tcW w:w="2461" w:type="dxa"/>
                <w:gridSpan w:val="2"/>
              </w:tcPr>
            </w:tcPrChange>
          </w:tcPr>
          <w:p w14:paraId="327EC861" w14:textId="77777777" w:rsidR="004230EC" w:rsidRPr="004230EC" w:rsidRDefault="004230EC" w:rsidP="004230EC">
            <w:pPr>
              <w:rPr>
                <w:ins w:id="735" w:author="Jonas Munk Jensen" w:date="2026-10-07T14:00:00Z"/>
                <w:lang w:val="en-US"/>
              </w:rPr>
            </w:pPr>
            <w:ins w:id="736" w:author="Jonas Munk Jensen" w:date="2026-10-07T14:00:00Z">
              <w:r>
                <w:rPr>
                  <w:lang w:val="en-US"/>
                </w:rPr>
                <w:t>No, but I contacted the municipality myself</w:t>
              </w:r>
            </w:ins>
          </w:p>
        </w:tc>
        <w:tc>
          <w:tcPr>
            <w:tcW w:w="1819" w:type="dxa"/>
            <w:tcPrChange w:id="737" w:author="Jonas Munk Jensen" w:date="2026-10-09T13:22:00Z" w16du:dateUtc="2026-10-09T11:22:00Z">
              <w:tcPr>
                <w:tcW w:w="1819" w:type="dxa"/>
                <w:gridSpan w:val="3"/>
              </w:tcPr>
            </w:tcPrChange>
          </w:tcPr>
          <w:p w14:paraId="44D9FC9E" w14:textId="77777777" w:rsidR="004230EC" w:rsidRPr="004230EC" w:rsidRDefault="004230EC" w:rsidP="004230EC">
            <w:pPr>
              <w:rPr>
                <w:ins w:id="738" w:author="Jonas Munk Jensen" w:date="2026-10-07T14:00:00Z"/>
                <w:lang w:val="en-US"/>
              </w:rPr>
            </w:pPr>
          </w:p>
        </w:tc>
        <w:tc>
          <w:tcPr>
            <w:tcW w:w="1819" w:type="dxa"/>
            <w:tcPrChange w:id="739" w:author="Jonas Munk Jensen" w:date="2026-10-09T13:22:00Z" w16du:dateUtc="2026-10-09T11:22:00Z">
              <w:tcPr>
                <w:tcW w:w="1819" w:type="dxa"/>
                <w:gridSpan w:val="2"/>
              </w:tcPr>
            </w:tcPrChange>
          </w:tcPr>
          <w:p w14:paraId="79BD08E5" w14:textId="77777777" w:rsidR="004230EC" w:rsidRPr="004230EC" w:rsidRDefault="004230EC" w:rsidP="004230EC">
            <w:pPr>
              <w:rPr>
                <w:ins w:id="740" w:author="Jonas Munk Jensen" w:date="2026-10-07T14:00:00Z"/>
                <w:lang w:val="en-US"/>
              </w:rPr>
            </w:pPr>
          </w:p>
        </w:tc>
        <w:tc>
          <w:tcPr>
            <w:tcW w:w="1819" w:type="dxa"/>
            <w:tcPrChange w:id="741" w:author="Jonas Munk Jensen" w:date="2026-10-09T13:22:00Z" w16du:dateUtc="2026-10-09T11:22:00Z">
              <w:tcPr>
                <w:tcW w:w="1819" w:type="dxa"/>
                <w:gridSpan w:val="2"/>
              </w:tcPr>
            </w:tcPrChange>
          </w:tcPr>
          <w:p w14:paraId="640B2EAD" w14:textId="77777777" w:rsidR="004230EC" w:rsidRPr="004230EC" w:rsidRDefault="004230EC" w:rsidP="004230EC">
            <w:pPr>
              <w:rPr>
                <w:ins w:id="742" w:author="Jonas Munk Jensen" w:date="2026-10-07T14:00:00Z"/>
                <w:lang w:val="en-US"/>
              </w:rPr>
            </w:pPr>
          </w:p>
        </w:tc>
      </w:tr>
      <w:tr w:rsidR="004230EC" w:rsidRPr="004E5828" w14:paraId="1C6F5D19" w14:textId="77777777" w:rsidTr="00287C98">
        <w:trPr>
          <w:ins w:id="743" w:author="Jonas Munk Jensen" w:date="2026-10-07T14:00:00Z"/>
        </w:trPr>
        <w:tc>
          <w:tcPr>
            <w:tcW w:w="2461" w:type="dxa"/>
            <w:tcPrChange w:id="744" w:author="Jonas Munk Jensen" w:date="2026-10-09T13:22:00Z" w16du:dateUtc="2026-10-09T11:22:00Z">
              <w:tcPr>
                <w:tcW w:w="2461" w:type="dxa"/>
                <w:gridSpan w:val="2"/>
              </w:tcPr>
            </w:tcPrChange>
          </w:tcPr>
          <w:p w14:paraId="5E0A07CF" w14:textId="77777777" w:rsidR="004230EC" w:rsidRPr="004230EC" w:rsidRDefault="004230EC" w:rsidP="004230EC">
            <w:pPr>
              <w:rPr>
                <w:ins w:id="745" w:author="Jonas Munk Jensen" w:date="2026-10-07T14:00:00Z"/>
                <w:lang w:val="en-US"/>
              </w:rPr>
            </w:pPr>
            <w:ins w:id="746" w:author="Jonas Munk Jensen" w:date="2026-10-07T14:00:00Z">
              <w:r>
                <w:rPr>
                  <w:lang w:val="en-US"/>
                </w:rPr>
                <w:t>No, but I would have liked the offer</w:t>
              </w:r>
            </w:ins>
          </w:p>
        </w:tc>
        <w:tc>
          <w:tcPr>
            <w:tcW w:w="1819" w:type="dxa"/>
            <w:tcPrChange w:id="747" w:author="Jonas Munk Jensen" w:date="2026-10-09T13:22:00Z" w16du:dateUtc="2026-10-09T11:22:00Z">
              <w:tcPr>
                <w:tcW w:w="1819" w:type="dxa"/>
                <w:gridSpan w:val="3"/>
              </w:tcPr>
            </w:tcPrChange>
          </w:tcPr>
          <w:p w14:paraId="41DA7594" w14:textId="77777777" w:rsidR="004230EC" w:rsidRPr="004230EC" w:rsidRDefault="004230EC" w:rsidP="004230EC">
            <w:pPr>
              <w:rPr>
                <w:ins w:id="748" w:author="Jonas Munk Jensen" w:date="2026-10-07T14:00:00Z"/>
                <w:lang w:val="en-US"/>
              </w:rPr>
            </w:pPr>
          </w:p>
        </w:tc>
        <w:tc>
          <w:tcPr>
            <w:tcW w:w="1819" w:type="dxa"/>
            <w:tcPrChange w:id="749" w:author="Jonas Munk Jensen" w:date="2026-10-09T13:22:00Z" w16du:dateUtc="2026-10-09T11:22:00Z">
              <w:tcPr>
                <w:tcW w:w="1819" w:type="dxa"/>
                <w:gridSpan w:val="2"/>
              </w:tcPr>
            </w:tcPrChange>
          </w:tcPr>
          <w:p w14:paraId="74DD7F63" w14:textId="77777777" w:rsidR="004230EC" w:rsidRPr="004230EC" w:rsidRDefault="004230EC" w:rsidP="004230EC">
            <w:pPr>
              <w:rPr>
                <w:ins w:id="750" w:author="Jonas Munk Jensen" w:date="2026-10-07T14:00:00Z"/>
                <w:lang w:val="en-US"/>
              </w:rPr>
            </w:pPr>
          </w:p>
        </w:tc>
        <w:tc>
          <w:tcPr>
            <w:tcW w:w="1819" w:type="dxa"/>
            <w:tcPrChange w:id="751" w:author="Jonas Munk Jensen" w:date="2026-10-09T13:22:00Z" w16du:dateUtc="2026-10-09T11:22:00Z">
              <w:tcPr>
                <w:tcW w:w="1819" w:type="dxa"/>
                <w:gridSpan w:val="2"/>
              </w:tcPr>
            </w:tcPrChange>
          </w:tcPr>
          <w:p w14:paraId="706CE3E3" w14:textId="77777777" w:rsidR="004230EC" w:rsidRPr="004230EC" w:rsidRDefault="004230EC" w:rsidP="004230EC">
            <w:pPr>
              <w:rPr>
                <w:ins w:id="752" w:author="Jonas Munk Jensen" w:date="2026-10-07T14:00:00Z"/>
                <w:lang w:val="en-US"/>
              </w:rPr>
            </w:pPr>
          </w:p>
        </w:tc>
      </w:tr>
      <w:tr w:rsidR="004230EC" w:rsidRPr="004E5828" w14:paraId="08D00FA4" w14:textId="77777777" w:rsidTr="00287C98">
        <w:trPr>
          <w:ins w:id="753" w:author="Jonas Munk Jensen" w:date="2026-10-07T14:00:00Z"/>
        </w:trPr>
        <w:tc>
          <w:tcPr>
            <w:tcW w:w="2461" w:type="dxa"/>
            <w:tcPrChange w:id="754" w:author="Jonas Munk Jensen" w:date="2026-10-09T13:22:00Z" w16du:dateUtc="2026-10-09T11:22:00Z">
              <w:tcPr>
                <w:tcW w:w="2461" w:type="dxa"/>
                <w:gridSpan w:val="2"/>
              </w:tcPr>
            </w:tcPrChange>
          </w:tcPr>
          <w:p w14:paraId="775355A1" w14:textId="77777777" w:rsidR="004230EC" w:rsidRPr="004230EC" w:rsidRDefault="004230EC" w:rsidP="004230EC">
            <w:pPr>
              <w:rPr>
                <w:ins w:id="755" w:author="Jonas Munk Jensen" w:date="2026-10-07T14:00:00Z"/>
                <w:lang w:val="en-US"/>
              </w:rPr>
            </w:pPr>
            <w:ins w:id="756" w:author="Jonas Munk Jensen" w:date="2026-10-07T14:00:00Z">
              <w:r>
                <w:rPr>
                  <w:lang w:val="en-US"/>
                </w:rPr>
                <w:t>No, I do not need it</w:t>
              </w:r>
            </w:ins>
          </w:p>
        </w:tc>
        <w:tc>
          <w:tcPr>
            <w:tcW w:w="1819" w:type="dxa"/>
            <w:tcPrChange w:id="757" w:author="Jonas Munk Jensen" w:date="2026-10-09T13:22:00Z" w16du:dateUtc="2026-10-09T11:22:00Z">
              <w:tcPr>
                <w:tcW w:w="1819" w:type="dxa"/>
                <w:gridSpan w:val="3"/>
              </w:tcPr>
            </w:tcPrChange>
          </w:tcPr>
          <w:p w14:paraId="5309019D" w14:textId="77777777" w:rsidR="004230EC" w:rsidRPr="004230EC" w:rsidRDefault="004230EC" w:rsidP="004230EC">
            <w:pPr>
              <w:rPr>
                <w:ins w:id="758" w:author="Jonas Munk Jensen" w:date="2026-10-07T14:00:00Z"/>
                <w:lang w:val="en-US"/>
              </w:rPr>
            </w:pPr>
          </w:p>
        </w:tc>
        <w:tc>
          <w:tcPr>
            <w:tcW w:w="1819" w:type="dxa"/>
            <w:tcPrChange w:id="759" w:author="Jonas Munk Jensen" w:date="2026-10-09T13:22:00Z" w16du:dateUtc="2026-10-09T11:22:00Z">
              <w:tcPr>
                <w:tcW w:w="1819" w:type="dxa"/>
                <w:gridSpan w:val="2"/>
              </w:tcPr>
            </w:tcPrChange>
          </w:tcPr>
          <w:p w14:paraId="1B8FD541" w14:textId="77777777" w:rsidR="004230EC" w:rsidRPr="004230EC" w:rsidRDefault="004230EC" w:rsidP="004230EC">
            <w:pPr>
              <w:rPr>
                <w:ins w:id="760" w:author="Jonas Munk Jensen" w:date="2026-10-07T14:00:00Z"/>
                <w:lang w:val="en-US"/>
              </w:rPr>
            </w:pPr>
          </w:p>
        </w:tc>
        <w:tc>
          <w:tcPr>
            <w:tcW w:w="1819" w:type="dxa"/>
            <w:tcPrChange w:id="761" w:author="Jonas Munk Jensen" w:date="2026-10-09T13:22:00Z" w16du:dateUtc="2026-10-09T11:22:00Z">
              <w:tcPr>
                <w:tcW w:w="1819" w:type="dxa"/>
                <w:gridSpan w:val="2"/>
              </w:tcPr>
            </w:tcPrChange>
          </w:tcPr>
          <w:p w14:paraId="77F4E3B2" w14:textId="77777777" w:rsidR="004230EC" w:rsidRPr="004230EC" w:rsidRDefault="004230EC" w:rsidP="004230EC">
            <w:pPr>
              <w:rPr>
                <w:ins w:id="762" w:author="Jonas Munk Jensen" w:date="2026-10-07T14:00:00Z"/>
                <w:lang w:val="en-US"/>
              </w:rPr>
            </w:pPr>
          </w:p>
        </w:tc>
      </w:tr>
      <w:tr w:rsidR="004230EC" w:rsidRPr="004230EC" w14:paraId="4A0E7828" w14:textId="77777777" w:rsidTr="00287C98">
        <w:trPr>
          <w:ins w:id="763" w:author="Jonas Munk Jensen" w:date="2026-10-07T14:00:00Z"/>
        </w:trPr>
        <w:tc>
          <w:tcPr>
            <w:tcW w:w="2461" w:type="dxa"/>
            <w:tcPrChange w:id="764" w:author="Jonas Munk Jensen" w:date="2026-10-09T13:22:00Z" w16du:dateUtc="2026-10-09T11:22:00Z">
              <w:tcPr>
                <w:tcW w:w="2461" w:type="dxa"/>
                <w:gridSpan w:val="2"/>
              </w:tcPr>
            </w:tcPrChange>
          </w:tcPr>
          <w:p w14:paraId="30F4B050" w14:textId="77777777" w:rsidR="004230EC" w:rsidRPr="004230EC" w:rsidRDefault="004230EC" w:rsidP="004230EC">
            <w:pPr>
              <w:rPr>
                <w:ins w:id="765" w:author="Jonas Munk Jensen" w:date="2026-10-07T14:00:00Z"/>
                <w:lang w:val="en-US"/>
              </w:rPr>
            </w:pPr>
            <w:ins w:id="766" w:author="Jonas Munk Jensen" w:date="2026-10-07T14:00:00Z">
              <w:r>
                <w:rPr>
                  <w:lang w:val="en-US"/>
                </w:rPr>
                <w:t>Not relevant</w:t>
              </w:r>
            </w:ins>
          </w:p>
        </w:tc>
        <w:tc>
          <w:tcPr>
            <w:tcW w:w="1819" w:type="dxa"/>
            <w:tcPrChange w:id="767" w:author="Jonas Munk Jensen" w:date="2026-10-09T13:22:00Z" w16du:dateUtc="2026-10-09T11:22:00Z">
              <w:tcPr>
                <w:tcW w:w="1819" w:type="dxa"/>
                <w:gridSpan w:val="3"/>
              </w:tcPr>
            </w:tcPrChange>
          </w:tcPr>
          <w:p w14:paraId="361CCD92" w14:textId="77777777" w:rsidR="004230EC" w:rsidRPr="004230EC" w:rsidRDefault="004230EC" w:rsidP="004230EC">
            <w:pPr>
              <w:rPr>
                <w:ins w:id="768" w:author="Jonas Munk Jensen" w:date="2026-10-07T14:00:00Z"/>
                <w:lang w:val="en-US"/>
              </w:rPr>
            </w:pPr>
          </w:p>
        </w:tc>
        <w:tc>
          <w:tcPr>
            <w:tcW w:w="1819" w:type="dxa"/>
            <w:tcPrChange w:id="769" w:author="Jonas Munk Jensen" w:date="2026-10-09T13:22:00Z" w16du:dateUtc="2026-10-09T11:22:00Z">
              <w:tcPr>
                <w:tcW w:w="1819" w:type="dxa"/>
                <w:gridSpan w:val="2"/>
              </w:tcPr>
            </w:tcPrChange>
          </w:tcPr>
          <w:p w14:paraId="0A073215" w14:textId="77777777" w:rsidR="004230EC" w:rsidRPr="004230EC" w:rsidRDefault="004230EC" w:rsidP="004230EC">
            <w:pPr>
              <w:rPr>
                <w:ins w:id="770" w:author="Jonas Munk Jensen" w:date="2026-10-07T14:00:00Z"/>
                <w:lang w:val="en-US"/>
              </w:rPr>
            </w:pPr>
          </w:p>
        </w:tc>
        <w:tc>
          <w:tcPr>
            <w:tcW w:w="1819" w:type="dxa"/>
            <w:tcPrChange w:id="771" w:author="Jonas Munk Jensen" w:date="2026-10-09T13:22:00Z" w16du:dateUtc="2026-10-09T11:22:00Z">
              <w:tcPr>
                <w:tcW w:w="1819" w:type="dxa"/>
                <w:gridSpan w:val="2"/>
              </w:tcPr>
            </w:tcPrChange>
          </w:tcPr>
          <w:p w14:paraId="51191383" w14:textId="77777777" w:rsidR="004230EC" w:rsidRPr="004230EC" w:rsidRDefault="004230EC" w:rsidP="004230EC">
            <w:pPr>
              <w:rPr>
                <w:ins w:id="772" w:author="Jonas Munk Jensen" w:date="2026-10-07T14:00:00Z"/>
                <w:lang w:val="en-US"/>
              </w:rPr>
            </w:pPr>
          </w:p>
        </w:tc>
      </w:tr>
      <w:tr w:rsidR="004230EC" w:rsidRPr="004230EC" w14:paraId="5591A7B5" w14:textId="77777777" w:rsidTr="00287C98">
        <w:trPr>
          <w:ins w:id="773" w:author="Jonas Munk Jensen" w:date="2026-10-07T14:00:00Z"/>
        </w:trPr>
        <w:tc>
          <w:tcPr>
            <w:tcW w:w="2461" w:type="dxa"/>
            <w:tcPrChange w:id="774" w:author="Jonas Munk Jensen" w:date="2026-10-09T13:22:00Z" w16du:dateUtc="2026-10-09T11:22:00Z">
              <w:tcPr>
                <w:tcW w:w="2461" w:type="dxa"/>
                <w:gridSpan w:val="2"/>
              </w:tcPr>
            </w:tcPrChange>
          </w:tcPr>
          <w:p w14:paraId="28248221" w14:textId="77777777" w:rsidR="004230EC" w:rsidRPr="004230EC" w:rsidRDefault="004230EC" w:rsidP="004230EC">
            <w:pPr>
              <w:rPr>
                <w:ins w:id="775" w:author="Jonas Munk Jensen" w:date="2026-10-07T14:00:00Z"/>
                <w:lang w:val="en-US"/>
              </w:rPr>
            </w:pPr>
            <w:ins w:id="776" w:author="Jonas Munk Jensen" w:date="2026-10-07T14:00:00Z">
              <w:r>
                <w:rPr>
                  <w:lang w:val="en-US"/>
                </w:rPr>
                <w:t>Don’t know</w:t>
              </w:r>
            </w:ins>
          </w:p>
        </w:tc>
        <w:tc>
          <w:tcPr>
            <w:tcW w:w="1819" w:type="dxa"/>
            <w:tcPrChange w:id="777" w:author="Jonas Munk Jensen" w:date="2026-10-09T13:22:00Z" w16du:dateUtc="2026-10-09T11:22:00Z">
              <w:tcPr>
                <w:tcW w:w="1819" w:type="dxa"/>
                <w:gridSpan w:val="3"/>
              </w:tcPr>
            </w:tcPrChange>
          </w:tcPr>
          <w:p w14:paraId="1BA0FF89" w14:textId="77777777" w:rsidR="004230EC" w:rsidRPr="004230EC" w:rsidRDefault="004230EC" w:rsidP="004230EC">
            <w:pPr>
              <w:rPr>
                <w:ins w:id="778" w:author="Jonas Munk Jensen" w:date="2026-10-07T14:00:00Z"/>
                <w:lang w:val="en-US"/>
              </w:rPr>
            </w:pPr>
          </w:p>
        </w:tc>
        <w:tc>
          <w:tcPr>
            <w:tcW w:w="1819" w:type="dxa"/>
            <w:tcPrChange w:id="779" w:author="Jonas Munk Jensen" w:date="2026-10-09T13:22:00Z" w16du:dateUtc="2026-10-09T11:22:00Z">
              <w:tcPr>
                <w:tcW w:w="1819" w:type="dxa"/>
                <w:gridSpan w:val="2"/>
              </w:tcPr>
            </w:tcPrChange>
          </w:tcPr>
          <w:p w14:paraId="0A77F28E" w14:textId="77777777" w:rsidR="004230EC" w:rsidRPr="004230EC" w:rsidRDefault="004230EC" w:rsidP="004230EC">
            <w:pPr>
              <w:rPr>
                <w:ins w:id="780" w:author="Jonas Munk Jensen" w:date="2026-10-07T14:00:00Z"/>
                <w:lang w:val="en-US"/>
              </w:rPr>
            </w:pPr>
          </w:p>
        </w:tc>
        <w:tc>
          <w:tcPr>
            <w:tcW w:w="1819" w:type="dxa"/>
            <w:tcPrChange w:id="781" w:author="Jonas Munk Jensen" w:date="2026-10-09T13:22:00Z" w16du:dateUtc="2026-10-09T11:22:00Z">
              <w:tcPr>
                <w:tcW w:w="1819" w:type="dxa"/>
                <w:gridSpan w:val="2"/>
              </w:tcPr>
            </w:tcPrChange>
          </w:tcPr>
          <w:p w14:paraId="36A0E583" w14:textId="77777777" w:rsidR="004230EC" w:rsidRPr="004230EC" w:rsidRDefault="004230EC" w:rsidP="004230EC">
            <w:pPr>
              <w:rPr>
                <w:ins w:id="782" w:author="Jonas Munk Jensen" w:date="2026-10-07T14:00:00Z"/>
                <w:lang w:val="en-US"/>
              </w:rPr>
            </w:pPr>
          </w:p>
        </w:tc>
      </w:tr>
      <w:tr w:rsidR="004230EC" w:rsidRPr="004230EC" w14:paraId="5F72E7BC" w14:textId="77777777" w:rsidTr="00287C98">
        <w:trPr>
          <w:ins w:id="783" w:author="Jonas Munk Jensen" w:date="2026-10-07T14:00:00Z"/>
        </w:trPr>
        <w:tc>
          <w:tcPr>
            <w:tcW w:w="2461" w:type="dxa"/>
            <w:tcPrChange w:id="784" w:author="Jonas Munk Jensen" w:date="2026-10-09T13:22:00Z" w16du:dateUtc="2026-10-09T11:22:00Z">
              <w:tcPr>
                <w:tcW w:w="2461" w:type="dxa"/>
                <w:gridSpan w:val="2"/>
              </w:tcPr>
            </w:tcPrChange>
          </w:tcPr>
          <w:p w14:paraId="4FDBB1C8" w14:textId="77777777" w:rsidR="004230EC" w:rsidRPr="004230EC" w:rsidRDefault="004230EC" w:rsidP="004230EC">
            <w:pPr>
              <w:rPr>
                <w:ins w:id="785" w:author="Jonas Munk Jensen" w:date="2026-10-07T14:00:00Z"/>
                <w:lang w:val="en-US"/>
              </w:rPr>
            </w:pPr>
            <w:ins w:id="786" w:author="Jonas Munk Jensen" w:date="2026-10-07T14:00:00Z">
              <w:r>
                <w:rPr>
                  <w:lang w:val="en-US"/>
                </w:rPr>
                <w:t>Missing</w:t>
              </w:r>
            </w:ins>
          </w:p>
        </w:tc>
        <w:tc>
          <w:tcPr>
            <w:tcW w:w="1819" w:type="dxa"/>
            <w:tcPrChange w:id="787" w:author="Jonas Munk Jensen" w:date="2026-10-09T13:22:00Z" w16du:dateUtc="2026-10-09T11:22:00Z">
              <w:tcPr>
                <w:tcW w:w="1819" w:type="dxa"/>
                <w:gridSpan w:val="3"/>
              </w:tcPr>
            </w:tcPrChange>
          </w:tcPr>
          <w:p w14:paraId="3A401621" w14:textId="77777777" w:rsidR="004230EC" w:rsidRPr="004230EC" w:rsidRDefault="004230EC" w:rsidP="004230EC">
            <w:pPr>
              <w:rPr>
                <w:ins w:id="788" w:author="Jonas Munk Jensen" w:date="2026-10-07T14:00:00Z"/>
                <w:lang w:val="en-US"/>
              </w:rPr>
            </w:pPr>
          </w:p>
        </w:tc>
        <w:tc>
          <w:tcPr>
            <w:tcW w:w="1819" w:type="dxa"/>
            <w:tcPrChange w:id="789" w:author="Jonas Munk Jensen" w:date="2026-10-09T13:22:00Z" w16du:dateUtc="2026-10-09T11:22:00Z">
              <w:tcPr>
                <w:tcW w:w="1819" w:type="dxa"/>
                <w:gridSpan w:val="2"/>
              </w:tcPr>
            </w:tcPrChange>
          </w:tcPr>
          <w:p w14:paraId="479DCCF9" w14:textId="77777777" w:rsidR="004230EC" w:rsidRPr="004230EC" w:rsidRDefault="004230EC" w:rsidP="004230EC">
            <w:pPr>
              <w:rPr>
                <w:ins w:id="790" w:author="Jonas Munk Jensen" w:date="2026-10-07T14:00:00Z"/>
                <w:lang w:val="en-US"/>
              </w:rPr>
            </w:pPr>
          </w:p>
        </w:tc>
        <w:tc>
          <w:tcPr>
            <w:tcW w:w="1819" w:type="dxa"/>
            <w:tcPrChange w:id="791" w:author="Jonas Munk Jensen" w:date="2026-10-09T13:22:00Z" w16du:dateUtc="2026-10-09T11:22:00Z">
              <w:tcPr>
                <w:tcW w:w="1819" w:type="dxa"/>
                <w:gridSpan w:val="2"/>
              </w:tcPr>
            </w:tcPrChange>
          </w:tcPr>
          <w:p w14:paraId="0BCD5642" w14:textId="77777777" w:rsidR="004230EC" w:rsidRPr="004230EC" w:rsidRDefault="004230EC" w:rsidP="004230EC">
            <w:pPr>
              <w:rPr>
                <w:ins w:id="792" w:author="Jonas Munk Jensen" w:date="2026-10-07T14:00:00Z"/>
                <w:lang w:val="en-US"/>
              </w:rPr>
            </w:pPr>
          </w:p>
        </w:tc>
      </w:tr>
      <w:tr w:rsidR="004230EC" w:rsidRPr="004230EC" w14:paraId="19BC86A5" w14:textId="77777777" w:rsidTr="00287C98">
        <w:trPr>
          <w:ins w:id="793" w:author="Jonas Munk Jensen" w:date="2026-10-07T14:00:00Z"/>
        </w:trPr>
        <w:tc>
          <w:tcPr>
            <w:tcW w:w="2461" w:type="dxa"/>
            <w:tcPrChange w:id="794" w:author="Jonas Munk Jensen" w:date="2026-10-09T13:22:00Z" w16du:dateUtc="2026-10-09T11:22:00Z">
              <w:tcPr>
                <w:tcW w:w="2461" w:type="dxa"/>
                <w:gridSpan w:val="2"/>
              </w:tcPr>
            </w:tcPrChange>
          </w:tcPr>
          <w:p w14:paraId="5630F542" w14:textId="77777777" w:rsidR="004230EC" w:rsidRPr="004230EC" w:rsidRDefault="004230EC" w:rsidP="004230EC">
            <w:pPr>
              <w:rPr>
                <w:ins w:id="795" w:author="Jonas Munk Jensen" w:date="2026-10-07T14:00:00Z"/>
                <w:lang w:val="en-US"/>
              </w:rPr>
            </w:pPr>
            <w:ins w:id="796" w:author="Jonas Munk Jensen" w:date="2026-10-07T14:00:00Z">
              <w:r>
                <w:rPr>
                  <w:lang w:val="en-US"/>
                </w:rPr>
                <w:t>Total</w:t>
              </w:r>
            </w:ins>
          </w:p>
        </w:tc>
        <w:tc>
          <w:tcPr>
            <w:tcW w:w="1819" w:type="dxa"/>
            <w:tcPrChange w:id="797" w:author="Jonas Munk Jensen" w:date="2026-10-09T13:22:00Z" w16du:dateUtc="2026-10-09T11:22:00Z">
              <w:tcPr>
                <w:tcW w:w="1819" w:type="dxa"/>
                <w:gridSpan w:val="3"/>
              </w:tcPr>
            </w:tcPrChange>
          </w:tcPr>
          <w:p w14:paraId="2F3DB646" w14:textId="77777777" w:rsidR="004230EC" w:rsidRPr="004230EC" w:rsidRDefault="004230EC" w:rsidP="004230EC">
            <w:pPr>
              <w:rPr>
                <w:ins w:id="798" w:author="Jonas Munk Jensen" w:date="2026-10-07T14:00:00Z"/>
                <w:lang w:val="en-US"/>
              </w:rPr>
            </w:pPr>
          </w:p>
        </w:tc>
        <w:tc>
          <w:tcPr>
            <w:tcW w:w="1819" w:type="dxa"/>
            <w:tcPrChange w:id="799" w:author="Jonas Munk Jensen" w:date="2026-10-09T13:22:00Z" w16du:dateUtc="2026-10-09T11:22:00Z">
              <w:tcPr>
                <w:tcW w:w="1819" w:type="dxa"/>
                <w:gridSpan w:val="2"/>
              </w:tcPr>
            </w:tcPrChange>
          </w:tcPr>
          <w:p w14:paraId="6D867857" w14:textId="77777777" w:rsidR="004230EC" w:rsidRPr="004230EC" w:rsidRDefault="004230EC" w:rsidP="004230EC">
            <w:pPr>
              <w:rPr>
                <w:ins w:id="800" w:author="Jonas Munk Jensen" w:date="2026-10-07T14:00:00Z"/>
                <w:lang w:val="en-US"/>
              </w:rPr>
            </w:pPr>
          </w:p>
        </w:tc>
        <w:tc>
          <w:tcPr>
            <w:tcW w:w="1819" w:type="dxa"/>
            <w:tcPrChange w:id="801" w:author="Jonas Munk Jensen" w:date="2026-10-09T13:22:00Z" w16du:dateUtc="2026-10-09T11:22:00Z">
              <w:tcPr>
                <w:tcW w:w="1819" w:type="dxa"/>
                <w:gridSpan w:val="2"/>
              </w:tcPr>
            </w:tcPrChange>
          </w:tcPr>
          <w:p w14:paraId="5AC3846F" w14:textId="77777777" w:rsidR="004230EC" w:rsidRPr="004230EC" w:rsidRDefault="004230EC" w:rsidP="004230EC">
            <w:pPr>
              <w:rPr>
                <w:ins w:id="802" w:author="Jonas Munk Jensen" w:date="2026-10-07T14:00:00Z"/>
                <w:lang w:val="en-US"/>
              </w:rPr>
            </w:pPr>
          </w:p>
        </w:tc>
      </w:tr>
    </w:tbl>
    <w:p w14:paraId="70862621" w14:textId="77777777" w:rsidR="008833BD" w:rsidRDefault="008833BD" w:rsidP="00287C98">
      <w:pPr>
        <w:rPr>
          <w:ins w:id="803" w:author="Jonas Munk Jensen" w:date="2026-10-07T14:00:00Z"/>
        </w:rPr>
      </w:pPr>
    </w:p>
    <w:sectPr w:rsidR="008833BD" w:rsidSect="004230EC">
      <w:footnotePr>
        <w:numRestart w:val="eachSect"/>
      </w:footnotePr>
      <w:pgSz w:w="12240" w:h="15840"/>
      <w:pgMar w:top="1701" w:right="1134" w:bottom="1701" w:left="1134"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nette Andersen" w:date="2026-10-02T07:28:00Z" w:initials="AA">
    <w:p w14:paraId="47CD66FA" w14:textId="77777777" w:rsidR="004230EC" w:rsidRDefault="004230EC" w:rsidP="00787B63">
      <w:pPr>
        <w:pStyle w:val="Kommentartekst"/>
      </w:pPr>
      <w:r>
        <w:rPr>
          <w:rStyle w:val="Kommentarhenvisning"/>
        </w:rPr>
        <w:annotationRef/>
      </w:r>
      <w:r>
        <w:t>Når vi når til artiklen, så synes jeg at du skal sætte nogle procenter på - for et internationalt publikum lyder 350.000 måske ikke af så meget (USA fx)</w:t>
      </w:r>
    </w:p>
  </w:comment>
  <w:comment w:id="9" w:author="Jonas Munk Jensen" w:date="2026-10-09T10:45:00Z" w:initials="JJ">
    <w:p w14:paraId="11114049" w14:textId="77777777" w:rsidR="006B6EBB" w:rsidRDefault="006B6EBB" w:rsidP="006B6EBB">
      <w:pPr>
        <w:pStyle w:val="Kommentartekst"/>
      </w:pPr>
      <w:r>
        <w:rPr>
          <w:rStyle w:val="Kommentarhenvisning"/>
        </w:rPr>
        <w:annotationRef/>
      </w:r>
      <w:r>
        <w:t>Enig Anette. Jeg lader det være for nu, og husker det til når artiklen skal skrives</w:t>
      </w:r>
    </w:p>
  </w:comment>
  <w:comment w:id="11" w:author="Anette Andersen" w:date="2026-10-02T07:35:00Z" w:initials="AA">
    <w:p w14:paraId="2DF45A2A" w14:textId="77777777" w:rsidR="004230EC" w:rsidRDefault="004230EC" w:rsidP="004230EC">
      <w:pPr>
        <w:pStyle w:val="Kommentartekst"/>
      </w:pPr>
      <w:r>
        <w:rPr>
          <w:rStyle w:val="Kommentarhenvisning"/>
        </w:rPr>
        <w:annotationRef/>
      </w:r>
      <w:r>
        <w:t>Fx den her ref</w:t>
      </w:r>
      <w:r>
        <w:rPr>
          <w:rFonts w:ascii="Segoe UI Emoji" w:hAnsi="Segoe UI Emoji" w:cs="Segoe UI Emoji"/>
        </w:rPr>
        <w:t>😊</w:t>
      </w:r>
    </w:p>
    <w:p w14:paraId="1233D2D4" w14:textId="77777777" w:rsidR="004230EC" w:rsidRDefault="004230EC" w:rsidP="004230EC">
      <w:pPr>
        <w:pStyle w:val="Kommentartekst"/>
      </w:pPr>
      <w:r>
        <w:rPr>
          <w:lang w:val="en-GB"/>
        </w:rPr>
        <w:t xml:space="preserve">D Hessain, </w:t>
      </w:r>
      <w:r>
        <w:rPr>
          <w:u w:val="single"/>
          <w:lang w:val="en-GB"/>
        </w:rPr>
        <w:t>A Andersen</w:t>
      </w:r>
      <w:r>
        <w:rPr>
          <w:lang w:val="en-GB"/>
        </w:rPr>
        <w:t>, EK Fredslund, Inequalities in healthcare utilisation among adults with type 2 diabetes, Diabetes Research and Clinical Practice (2023), doi: https://doi.org/10.1016/ j.diabres.2023.110982</w:t>
      </w:r>
    </w:p>
  </w:comment>
  <w:comment w:id="10" w:author="Henrik Støvring" w:date="2026-09-30T09:44:00Z" w:initials="HS">
    <w:p w14:paraId="692BD320" w14:textId="77777777" w:rsidR="004230EC" w:rsidRDefault="004230EC" w:rsidP="00DE7B00">
      <w:pPr>
        <w:pStyle w:val="Kommentartekst"/>
      </w:pPr>
      <w:r>
        <w:rPr>
          <w:rStyle w:val="Kommentarhenvisning"/>
        </w:rPr>
        <w:annotationRef/>
      </w:r>
      <w:r>
        <w:t>Her bør ulighedsperspektivet fra forrige afsnit inddrages.</w:t>
      </w:r>
    </w:p>
  </w:comment>
  <w:comment w:id="12" w:author="Jonas Munk Jensen" w:date="2026-10-09T08:16:00Z" w:initials="JMJ">
    <w:p w14:paraId="1EC2E3D3" w14:textId="77777777" w:rsidR="006B6EBB" w:rsidRDefault="00000000" w:rsidP="006B6EBB">
      <w:pPr>
        <w:pStyle w:val="Kommentartekst"/>
      </w:pPr>
      <w:r>
        <w:annotationRef/>
      </w:r>
      <w:r w:rsidR="006B6EBB">
        <w:rPr>
          <w:color w:val="000000"/>
        </w:rPr>
        <w:t xml:space="preserve">Ulighedsperspektivet fra forrige afsnit er nu koblet på her (Henriks kommentar), og Anettes reference (Hessain et al., 2023) er sat ind. </w:t>
      </w:r>
    </w:p>
  </w:comment>
  <w:comment w:id="16" w:author="Henrik Støvring" w:date="2026-09-30T09:52:00Z" w:initials="HS">
    <w:p w14:paraId="514F50BC" w14:textId="192D1BF1" w:rsidR="004230EC" w:rsidRDefault="004230EC" w:rsidP="00A862CE">
      <w:pPr>
        <w:pStyle w:val="Kommentartekst"/>
      </w:pPr>
      <w:r>
        <w:rPr>
          <w:rStyle w:val="Kommentarhenvisning"/>
        </w:rPr>
        <w:annotationRef/>
      </w:r>
      <w:r>
        <w:t>DSMP har internationale referencer og der vil oplagt være udenlandsk interesse for det aspekt. Men danske kommuner? Her er argumentationen alene bygget på den danske diabetesforening. Overvej hvordan danske kommuner  og regioner og deres delte ansvar for DSMP kan løftes op til at repræsentere en almen og internationalt genkendelig problemstilling. Med andre ord: Fortæl hvorfor dette studie er interessant for en italiener, englænder, etc.</w:t>
      </w:r>
    </w:p>
  </w:comment>
  <w:comment w:id="20" w:author="Henrik Støvring" w:date="2026-09-30T09:47:00Z" w:initials="HS">
    <w:p w14:paraId="6AD91B87" w14:textId="77777777" w:rsidR="004230EC" w:rsidRDefault="004230EC" w:rsidP="000F0ACE">
      <w:pPr>
        <w:pStyle w:val="Kommentartekst"/>
      </w:pPr>
      <w:r>
        <w:rPr>
          <w:rStyle w:val="Kommentarhenvisning"/>
        </w:rPr>
        <w:annotationRef/>
      </w:r>
      <w:r>
        <w:t>Virker skævt at have så mange referencer på dette punkt, når andre punkter med tilsyneladende samme væsentlighed har væsentligt færre referencer.</w:t>
      </w:r>
    </w:p>
  </w:comment>
  <w:comment w:id="22" w:author="Anette Andersen" w:date="2026-10-02T07:49:00Z" w:initials="AA">
    <w:p w14:paraId="26020514" w14:textId="77777777" w:rsidR="004230EC" w:rsidRDefault="004230EC" w:rsidP="00430A3C">
      <w:pPr>
        <w:pStyle w:val="Kommentartekst"/>
      </w:pPr>
      <w:r>
        <w:rPr>
          <w:rStyle w:val="Kommentarhenvisning"/>
        </w:rPr>
        <w:annotationRef/>
      </w:r>
      <w:r>
        <w:t>Som argument for hvorfor T1 og uden diabetes ekskluderes fra studiet</w:t>
      </w:r>
    </w:p>
  </w:comment>
  <w:comment w:id="24" w:author="Anette Andersen" w:date="2026-10-02T07:37:00Z" w:initials="AA">
    <w:p w14:paraId="36898DA2" w14:textId="77777777" w:rsidR="004230EC" w:rsidRDefault="004230EC" w:rsidP="00FF157F">
      <w:pPr>
        <w:pStyle w:val="Kommentartekst"/>
      </w:pPr>
      <w:r>
        <w:rPr>
          <w:rStyle w:val="Kommentarhenvisning"/>
        </w:rPr>
        <w:annotationRef/>
      </w:r>
      <w:r>
        <w:t>Fx inddrage hvad man ved om effekten i andre lande</w:t>
      </w:r>
    </w:p>
  </w:comment>
  <w:comment w:id="31" w:author="Henrik Støvring" w:date="2026-09-30T09:48:00Z" w:initials="HS">
    <w:p w14:paraId="560B50A0" w14:textId="77777777" w:rsidR="004230EC" w:rsidRDefault="004230EC" w:rsidP="006A549B">
      <w:pPr>
        <w:pStyle w:val="Kommentartekst"/>
      </w:pPr>
      <w:r>
        <w:rPr>
          <w:rStyle w:val="Kommentarhenvisning"/>
        </w:rPr>
        <w:annotationRef/>
      </w:r>
      <w:r>
        <w:t>Brug engelsk navn eller angiv oversættelse.</w:t>
      </w:r>
    </w:p>
  </w:comment>
  <w:comment w:id="33" w:author="Anette Andersen" w:date="2026-10-02T07:42:00Z" w:initials="AA">
    <w:p w14:paraId="0B20DCA0" w14:textId="77777777" w:rsidR="004230EC" w:rsidRDefault="004230EC" w:rsidP="00494AA3">
      <w:pPr>
        <w:pStyle w:val="Kommentartekst"/>
      </w:pPr>
      <w:r>
        <w:rPr>
          <w:rStyle w:val="Kommentarhenvisning"/>
        </w:rPr>
        <w:annotationRef/>
      </w:r>
      <w:r>
        <w:t>Fordi...</w:t>
      </w:r>
    </w:p>
  </w:comment>
  <w:comment w:id="26" w:author="Jonas Munk Jensen" w:date="2026-10-08T08:50:00Z" w:initials="JMJ">
    <w:p w14:paraId="70F3B861" w14:textId="77777777" w:rsidR="00D756BA" w:rsidRDefault="00000000" w:rsidP="00D756BA">
      <w:pPr>
        <w:pStyle w:val="Kommentartekst"/>
      </w:pPr>
      <w:r>
        <w:annotationRef/>
      </w:r>
      <w:r w:rsidR="00D756BA">
        <w:rPr>
          <w:color w:val="000000"/>
        </w:rPr>
        <w:t>Nyt afsnit 1.2 med et større internationalt perspektiv (Henriks kommentar)</w:t>
      </w:r>
    </w:p>
  </w:comment>
  <w:comment w:id="44" w:author="Henrik Støvring" w:date="2026-09-30T09:53:00Z" w:initials="HS">
    <w:p w14:paraId="06BC9914" w14:textId="6D10DCB5" w:rsidR="004230EC" w:rsidRDefault="004230EC" w:rsidP="007B283E">
      <w:pPr>
        <w:pStyle w:val="Kommentartekst"/>
      </w:pPr>
      <w:r>
        <w:rPr>
          <w:rStyle w:val="Kommentarhenvisning"/>
        </w:rPr>
        <w:annotationRef/>
      </w:r>
      <w:r>
        <w:t>Gentagelse fra tidligere. Slet eller integrer med hinanden.</w:t>
      </w:r>
    </w:p>
  </w:comment>
  <w:comment w:id="43" w:author="Jonas Munk Jensen" w:date="2026-10-07T14:10:00Z" w:initials="JMJ">
    <w:p w14:paraId="16042C02" w14:textId="77777777" w:rsidR="008833BD" w:rsidRDefault="00000000">
      <w:r>
        <w:annotationRef/>
      </w:r>
      <w:r>
        <w:rPr>
          <w:color w:val="000000"/>
          <w:sz w:val="20"/>
          <w:szCs w:val="20"/>
        </w:rPr>
        <w:t>Har slettet gentagelsen fra 1.2 (Henriks kommentar) og flettet referencen ind i næste sætning.</w:t>
      </w:r>
    </w:p>
  </w:comment>
  <w:comment w:id="56" w:author="Anette Andersen" w:date="2026-10-02T07:52:00Z" w:initials="AA">
    <w:p w14:paraId="0C495B87" w14:textId="77777777" w:rsidR="004230EC" w:rsidRDefault="004230EC" w:rsidP="00B86477">
      <w:pPr>
        <w:pStyle w:val="Kommentartekst"/>
      </w:pPr>
      <w:r>
        <w:rPr>
          <w:rStyle w:val="Kommentarhenvisning"/>
        </w:rPr>
        <w:annotationRef/>
      </w:r>
      <w:r>
        <w:t>Skal der i stedet stå noget om den vægtede sammenligningsgruppe her…?</w:t>
      </w:r>
    </w:p>
  </w:comment>
  <w:comment w:id="57" w:author="Jonas Munk Jensen" w:date="2026-10-09T12:36:00Z" w:initials="JJ">
    <w:p w14:paraId="4228A113" w14:textId="77777777" w:rsidR="00C8687D" w:rsidRDefault="00C8687D" w:rsidP="00C8687D">
      <w:pPr>
        <w:pStyle w:val="Kommentartekst"/>
      </w:pPr>
      <w:r>
        <w:rPr>
          <w:rStyle w:val="Kommentarhenvisning"/>
        </w:rPr>
        <w:annotationRef/>
      </w:r>
      <w:r>
        <w:t>Det her er mere en introduktion til selve HICD. Tænker at den vægtede gruppe først er relevant at introducere senere?</w:t>
      </w:r>
    </w:p>
  </w:comment>
  <w:comment w:id="66" w:author="Jonas Munk Jensen" w:date="2026-10-07T13:04:00Z" w:initials="JMJ">
    <w:p w14:paraId="75B7A591" w14:textId="77777777" w:rsidR="00F7748C" w:rsidRDefault="00000000" w:rsidP="00F7748C">
      <w:pPr>
        <w:pStyle w:val="Kommentartekst"/>
      </w:pPr>
      <w:r>
        <w:annotationRef/>
      </w:r>
      <w:r w:rsidR="00F7748C">
        <w:rPr>
          <w:color w:val="000000"/>
        </w:rPr>
        <w:t>Ny overskriftsstruktur (Henriks kommentarer om nummerering og for mange niveauer): nu kun to nummererede niveauer.</w:t>
      </w:r>
    </w:p>
  </w:comment>
  <w:comment w:id="65" w:author="Henrik Støvring" w:date="2026-09-30T10:18:00Z" w:initials="HS">
    <w:p w14:paraId="7548F38D" w14:textId="2167EAEA" w:rsidR="004230EC" w:rsidRDefault="004230EC" w:rsidP="00324E14">
      <w:pPr>
        <w:pStyle w:val="Kommentartekst"/>
      </w:pPr>
      <w:r>
        <w:rPr>
          <w:rStyle w:val="Kommentarhenvisning"/>
        </w:rPr>
        <w:annotationRef/>
      </w:r>
      <w:r>
        <w:t>Der må være noget galt med nummeringen. Jeg sad og ledte efter en overskrift for afsnit 3.1 nedenfor og landede så heroppe i en overskrift for 3.3?!</w:t>
      </w:r>
    </w:p>
  </w:comment>
  <w:comment w:id="70" w:author="Jonas Munk Jensen" w:date="2026-10-07T13:04:00Z" w:initials="JMJ">
    <w:p w14:paraId="1C9395A4" w14:textId="77777777" w:rsidR="008833BD" w:rsidRDefault="00000000">
      <w:r>
        <w:annotationRef/>
      </w:r>
      <w:r>
        <w:rPr>
          <w:color w:val="000000"/>
          <w:sz w:val="20"/>
          <w:szCs w:val="20"/>
        </w:rPr>
        <w:t>Slettede den her – designet står allerede i afsnit 2, så det var en gentagelse.</w:t>
      </w:r>
    </w:p>
  </w:comment>
  <w:comment w:id="73" w:author="Anette Andersen" w:date="2026-10-02T08:24:00Z" w:initials="AA">
    <w:p w14:paraId="0AB45A31" w14:textId="77777777" w:rsidR="004230EC" w:rsidRDefault="004230EC" w:rsidP="006D2B18">
      <w:pPr>
        <w:pStyle w:val="Kommentartekst"/>
      </w:pPr>
      <w:r>
        <w:rPr>
          <w:rStyle w:val="Kommentarhenvisning"/>
        </w:rPr>
        <w:annotationRef/>
      </w:r>
      <w:r>
        <w:t>Altså for mig er det jo ikke components, men underspørgsmål til vores overordnede forskningsspørgsmål - som faktisk ikke er præcist defineret… men det er måske ok at stille det op på denne måde i en protokol?</w:t>
      </w:r>
    </w:p>
  </w:comment>
  <w:comment w:id="75" w:author="Jonas Munk Jensen" w:date="2026-10-07T13:04:00Z" w:initials="JMJ">
    <w:p w14:paraId="46D98124" w14:textId="77777777" w:rsidR="00F7748C" w:rsidRDefault="00000000" w:rsidP="00F7748C">
      <w:pPr>
        <w:pStyle w:val="Kommentartekst"/>
      </w:pPr>
      <w:r>
        <w:annotationRef/>
      </w:r>
      <w:r w:rsidR="00F7748C">
        <w:rPr>
          <w:color w:val="000000"/>
        </w:rPr>
        <w:t>Har slettet oversigten over de fire komponenter, så hvert delspørgsmål kun står ét sted (Henriks kommentar om gentagelser). I stedet starter afsnittet nu med det overordnede formål og de fire delspørgsmål - før ”components” (Anettes kommentar). Rationalet fra oversigten er flyttet ned i formålsafsnittene i 3.2–3.4.</w:t>
      </w:r>
    </w:p>
  </w:comment>
  <w:comment w:id="118" w:author="Jonas Munk Jensen" w:date="2026-10-07T11:51:00Z" w:initials="JMJ">
    <w:p w14:paraId="6669DC06" w14:textId="047B7B62" w:rsidR="00EF4051" w:rsidRDefault="00000000">
      <w:r>
        <w:annotationRef/>
      </w:r>
      <w:r>
        <w:rPr>
          <w:color w:val="000000"/>
          <w:sz w:val="20"/>
          <w:szCs w:val="20"/>
        </w:rPr>
        <w:t>Skiftet "utilization" ud med "offer and uptake" – Søren har ret i, at vi ikke måler faktisk brug (se Operationalization).</w:t>
      </w:r>
    </w:p>
  </w:comment>
  <w:comment w:id="117" w:author="Henrik Støvring" w:date="2026-09-30T10:00:00Z" w:initials="HS">
    <w:p w14:paraId="43F4C7EB" w14:textId="77777777" w:rsidR="004230EC" w:rsidRDefault="004230EC" w:rsidP="00696AC4">
      <w:pPr>
        <w:pStyle w:val="Kommentartekst"/>
      </w:pPr>
      <w:r>
        <w:rPr>
          <w:rStyle w:val="Kommentarhenvisning"/>
        </w:rPr>
        <w:annotationRef/>
      </w:r>
      <w:r>
        <w:t>Fire niveauer af overskrifter virker som lidt mange. Måske 2 er nok - helst kun et.</w:t>
      </w:r>
    </w:p>
  </w:comment>
  <w:comment w:id="125" w:author="Jonas Munk Jensen" w:date="2026-10-07T11:51:00Z" w:initials="JMJ">
    <w:p w14:paraId="545B33DF" w14:textId="77777777" w:rsidR="00EF4051" w:rsidRDefault="00000000">
      <w:r>
        <w:annotationRef/>
      </w:r>
      <w:r>
        <w:rPr>
          <w:color w:val="000000"/>
          <w:sz w:val="20"/>
          <w:szCs w:val="20"/>
        </w:rPr>
        <w:t>Skiftet "utilization" ud med "offer and uptake" – Søren har ret i, at vi ikke måler faktisk brug (se Operationalization).</w:t>
      </w:r>
    </w:p>
  </w:comment>
  <w:comment w:id="124" w:author="Henrik Støvring" w:date="2026-09-30T10:01:00Z" w:initials="HS">
    <w:p w14:paraId="20A64C1A" w14:textId="77777777" w:rsidR="004230EC" w:rsidRDefault="004230EC" w:rsidP="00540CDC">
      <w:pPr>
        <w:pStyle w:val="Kommentartekst"/>
      </w:pPr>
      <w:r>
        <w:rPr>
          <w:rStyle w:val="Kommentarhenvisning"/>
        </w:rPr>
        <w:annotationRef/>
      </w:r>
      <w:r>
        <w:t>Gentagelse af 1 ovenfor, næsten ordret. Skal sammenskrives. Eller det skal kort introduceres til læseren at nu kommer der en mere detaljeret udfoldelse af det foregående. Øverst på siden slettede jeg den helt korte oversigt - det betyder, at du sådan set har 3 beskrivelser af det samme, bare i forskellig detaljeringsgrad. Som læser er det “lækkert” hvis noget både er nemt at overskue og ikke kræver gentagelser, men samtidigt skal der selvfølgelig være de nødvendige detaljer. Jeg ville lave strukturen grundlæggende om her for at opnå den “lækkerheds”-fornemmelse.</w:t>
      </w:r>
    </w:p>
  </w:comment>
  <w:comment w:id="137" w:author="Henrik Støvring" w:date="2026-09-30T10:04:00Z" w:initials="HS">
    <w:p w14:paraId="26C25119" w14:textId="77777777" w:rsidR="004230EC" w:rsidRDefault="004230EC" w:rsidP="00AE13FA">
      <w:pPr>
        <w:pStyle w:val="Kommentartekst"/>
      </w:pPr>
      <w:r>
        <w:rPr>
          <w:rStyle w:val="Kommentarhenvisning"/>
        </w:rPr>
        <w:annotationRef/>
      </w:r>
      <w:r>
        <w:t>Undgå at bruge kursiv og fed skrift. Teksten selv bør være så klar, at det ikke er nødvendigt.</w:t>
      </w:r>
    </w:p>
  </w:comment>
  <w:comment w:id="138" w:author="Jonas Munk Jensen" w:date="2026-10-07T14:10:00Z" w:initials="JMJ">
    <w:p w14:paraId="6B248066" w14:textId="77777777" w:rsidR="008833BD" w:rsidRDefault="00000000">
      <w:r>
        <w:annotationRef/>
      </w:r>
      <w:r>
        <w:rPr>
          <w:color w:val="000000"/>
          <w:sz w:val="20"/>
          <w:szCs w:val="20"/>
        </w:rPr>
        <w:t>Kortet ned og slået sammen til ét afsnit. Selve vægtene beskrives nu under Statistical analysis.</w:t>
      </w:r>
    </w:p>
  </w:comment>
  <w:comment w:id="151" w:author="Søren Thorgaard Skou" w:date="2026-09-20T14:27:00Z" w:initials="SS">
    <w:p w14:paraId="07ADE2C9" w14:textId="77777777" w:rsidR="004230EC" w:rsidRDefault="004230EC" w:rsidP="009214EA">
      <w:pPr>
        <w:pStyle w:val="Kommentartekst"/>
      </w:pPr>
      <w:r>
        <w:rPr>
          <w:rStyle w:val="Kommentarhenvisning"/>
        </w:rPr>
        <w:annotationRef/>
      </w:r>
      <w:r>
        <w:t xml:space="preserve">Jeg synes, vi skal være helt skarpe på, hvad vi faktisk måler. Flere af spørgsmålene handler om at være blevet tilbudt en indsats og om at have accepteret tilbuddet, men ikke nødvendigvis om faktisk deltagelse/brug. Tilsvarende kan “No, but I contacted the municipality myself” være kontakt uden nødvendigvis at have modtaget en indsats. Er “utilization” derfor for stærkt som gennemgående begreb? Overvej enten at definere meget tydeligt, hvordan utilization operationaliseres, eller anvende et mere præcist begreb såsom uptake/contact with municipal health services. </w:t>
      </w:r>
    </w:p>
  </w:comment>
  <w:comment w:id="152" w:author="Anette Andersen" w:date="2026-10-02T08:03:00Z" w:initials="AA">
    <w:p w14:paraId="34E1DD10" w14:textId="77777777" w:rsidR="004230EC" w:rsidRDefault="004230EC" w:rsidP="00F764CB">
      <w:pPr>
        <w:pStyle w:val="Kommentartekst"/>
      </w:pPr>
      <w:r>
        <w:rPr>
          <w:rStyle w:val="Kommentarhenvisning"/>
        </w:rPr>
        <w:annotationRef/>
      </w:r>
      <w:r>
        <w:t>Vi kunne også overveje om vi skal have tilbud med på to niveauer - både om man har fået det tilbudt og om man har sagt ja tak</w:t>
      </w:r>
    </w:p>
  </w:comment>
  <w:comment w:id="153" w:author="Jonas Munk Jensen" w:date="2026-10-09T13:29:00Z" w:initials="JJ">
    <w:p w14:paraId="2B4CDD83" w14:textId="77777777" w:rsidR="003313AB" w:rsidRDefault="003313AB" w:rsidP="003313AB">
      <w:pPr>
        <w:pStyle w:val="Kommentartekst"/>
      </w:pPr>
      <w:r>
        <w:rPr>
          <w:rStyle w:val="Kommentarhenvisning"/>
        </w:rPr>
        <w:annotationRef/>
      </w:r>
      <w:r>
        <w:t xml:space="preserve">Rigtig gode pointer Søren og Anette. Jeg har skrevet det om, så vi nu snakker om ”offer”, ”uptake” og ”unmet need”. </w:t>
      </w:r>
      <w:r>
        <w:br/>
      </w:r>
      <w:r>
        <w:br/>
        <w:t>Er I enige i den nye operationalisering? (tabel 1)</w:t>
      </w:r>
    </w:p>
  </w:comment>
  <w:comment w:id="177" w:author="Jonas Munk Jensen" w:date="2026-10-07T14:10:00Z" w:initials="JMJ">
    <w:p w14:paraId="6EABBA9F" w14:textId="77777777" w:rsidR="008833BD" w:rsidRDefault="00000000">
      <w:r>
        <w:annotationRef/>
      </w:r>
      <w:r>
        <w:rPr>
          <w:color w:val="000000"/>
          <w:sz w:val="20"/>
          <w:szCs w:val="20"/>
        </w:rPr>
        <w:t>Svarkategorierne og definitionerne stod før som to lange punktlister, og kodningen stod igen i 3.3. Nu er det samlet i én tabel her, som både delspørgsmål 1 og 3 henviser til (Henriks og Anettes kommentarer om for mange bullets).</w:t>
      </w:r>
    </w:p>
  </w:comment>
  <w:comment w:id="248" w:author="Jonas Munk Jensen" w:date="2026-10-07T11:51:00Z" w:initials="JMJ">
    <w:p w14:paraId="3DE49763" w14:textId="77777777" w:rsidR="00EF4051" w:rsidRDefault="00000000">
      <w:r>
        <w:annotationRef/>
      </w:r>
      <w:r>
        <w:rPr>
          <w:color w:val="000000"/>
          <w:sz w:val="20"/>
          <w:szCs w:val="20"/>
        </w:rPr>
        <w:t>Ny tekst til Sørens kommentar: nu står der præcist, hvad vi måler (tilbud, uptake, selvinitieret kontakt, uopfyldt behov, intet behov), og at vi ikke måler faktisk deltagelse. Det dækker også Anettes idé om to niveauer (tilbudt/takket ja).</w:t>
      </w:r>
    </w:p>
  </w:comment>
  <w:comment w:id="256" w:author="Henrik Støvring" w:date="2026-09-30T10:14:00Z" w:initials="HS">
    <w:p w14:paraId="57EA7073" w14:textId="77777777" w:rsidR="004230EC" w:rsidRDefault="004230EC" w:rsidP="006908EE">
      <w:pPr>
        <w:pStyle w:val="Kommentartekst"/>
      </w:pPr>
      <w:r>
        <w:rPr>
          <w:rStyle w:val="Kommentarhenvisning"/>
        </w:rPr>
        <w:annotationRef/>
      </w:r>
      <w:r>
        <w:t>Her er to gentagelser - slet den ene. Og den lange version kan skrives kortere.</w:t>
      </w:r>
    </w:p>
  </w:comment>
  <w:comment w:id="257" w:author="Anette Andersen" w:date="2026-10-02T08:04:00Z" w:initials="AA">
    <w:p w14:paraId="57E8CA1C" w14:textId="77777777" w:rsidR="004230EC" w:rsidRDefault="004230EC" w:rsidP="00DF060A">
      <w:pPr>
        <w:pStyle w:val="Kommentartekst"/>
      </w:pPr>
      <w:r>
        <w:rPr>
          <w:rStyle w:val="Kommentarhenvisning"/>
        </w:rPr>
        <w:annotationRef/>
      </w:r>
      <w:r>
        <w:t>Spørg evt CoPilot om forkortelse</w:t>
      </w:r>
      <w:r>
        <w:rPr>
          <w:rFonts w:ascii="Segoe UI Emoji" w:hAnsi="Segoe UI Emoji" w:cs="Segoe UI Emoji"/>
        </w:rPr>
        <w:t>😉</w:t>
      </w:r>
    </w:p>
  </w:comment>
  <w:comment w:id="281" w:author="Søren Thorgaard Skou" w:date="2026-09-20T14:40:00Z" w:initials="SS">
    <w:p w14:paraId="189E8850" w14:textId="77777777" w:rsidR="004230EC" w:rsidRDefault="004230EC" w:rsidP="00896865">
      <w:pPr>
        <w:pStyle w:val="Kommentartekst"/>
      </w:pPr>
      <w:r>
        <w:rPr>
          <w:rStyle w:val="Kommentarhenvisning"/>
        </w:rPr>
        <w:annotationRef/>
      </w:r>
      <w:r>
        <w:t>I tabel står den som self-report?</w:t>
      </w:r>
    </w:p>
  </w:comment>
  <w:comment w:id="283" w:author="Anette Andersen" w:date="2026-10-02T08:07:00Z" w:initials="AA">
    <w:p w14:paraId="14E02D5F" w14:textId="77777777" w:rsidR="004230EC" w:rsidRDefault="004230EC" w:rsidP="003433B0">
      <w:pPr>
        <w:pStyle w:val="Kommentartekst"/>
      </w:pPr>
      <w:r>
        <w:rPr>
          <w:rStyle w:val="Kommentarhenvisning"/>
        </w:rPr>
        <w:annotationRef/>
      </w:r>
      <w:r>
        <w:t>Har kolesteroltal betydning for non-response...</w:t>
      </w:r>
    </w:p>
  </w:comment>
  <w:comment w:id="292" w:author="Henrik Støvring" w:date="2026-09-30T10:15:00Z" w:initials="HS">
    <w:p w14:paraId="773953D9" w14:textId="77777777" w:rsidR="004230EC" w:rsidRDefault="004230EC" w:rsidP="00CB7301">
      <w:pPr>
        <w:pStyle w:val="Kommentartekst"/>
      </w:pPr>
      <w:r>
        <w:rPr>
          <w:rStyle w:val="Kommentarhenvisning"/>
        </w:rPr>
        <w:annotationRef/>
      </w:r>
      <w:r>
        <w:t>Det du vel egentlig mener her er robust varians estimation?</w:t>
      </w:r>
    </w:p>
  </w:comment>
  <w:comment w:id="298" w:author="Henrik Støvring" w:date="2026-09-30T10:16:00Z" w:initials="HS">
    <w:p w14:paraId="6D52B0D4" w14:textId="77777777" w:rsidR="004230EC" w:rsidRDefault="004230EC" w:rsidP="00AF32E5">
      <w:pPr>
        <w:pStyle w:val="Kommentartekst"/>
      </w:pPr>
      <w:r>
        <w:rPr>
          <w:rStyle w:val="Kommentarhenvisning"/>
        </w:rPr>
        <w:annotationRef/>
      </w:r>
      <w:r>
        <w:t>Strukturen virker mærkelig her. Vægtning er oplagt en del af den statistiske analyse.</w:t>
      </w:r>
    </w:p>
  </w:comment>
  <w:comment w:id="301" w:author="Jonas Munk Jensen" w:date="2026-10-07T14:10:00Z" w:initials="JMJ">
    <w:p w14:paraId="0A7B2291" w14:textId="77777777" w:rsidR="008833BD" w:rsidRDefault="00000000">
      <w:r>
        <w:annotationRef/>
      </w:r>
      <w:r>
        <w:rPr>
          <w:color w:val="000000"/>
          <w:sz w:val="20"/>
          <w:szCs w:val="20"/>
        </w:rPr>
        <w:t>Vægtningen er nu en del af Statistical analysis (Henriks kommentar om strukturen). Teksten er kortet ned fra ca. 250 til ca. 120 ord, skrevet som prosa uden punktlister, og gentagelserne er væk (Henriks og Anettes kommentarer). Har skrevet robust variansestimation, som Henrik foreslog. Diabetesvarighed står som registerbaseret (Sørens spørgsmål) – det er også rettet i tabellen i 3.3.</w:t>
      </w:r>
    </w:p>
  </w:comment>
  <w:comment w:id="303" w:author="Jonas Munk Jensen" w:date="2026-10-07T14:10:00Z" w:initials="JMJ">
    <w:p w14:paraId="3FBA9DD9" w14:textId="77777777" w:rsidR="008833BD" w:rsidRDefault="00000000">
      <w:r>
        <w:annotationRef/>
      </w:r>
      <w:r>
        <w:rPr>
          <w:color w:val="000000"/>
          <w:sz w:val="20"/>
          <w:szCs w:val="20"/>
        </w:rPr>
        <w:t>Den nummererede liste er skrevet om til én sætning.</w:t>
      </w:r>
    </w:p>
  </w:comment>
  <w:comment w:id="322" w:author="Jonas Munk Jensen" w:date="2026-10-07T11:51:00Z" w:initials="JMJ">
    <w:p w14:paraId="27018881" w14:textId="77777777" w:rsidR="00705687" w:rsidRDefault="00000000" w:rsidP="00705687">
      <w:pPr>
        <w:pStyle w:val="Kommentartekst"/>
      </w:pPr>
      <w:r>
        <w:annotationRef/>
      </w:r>
      <w:r w:rsidR="00705687">
        <w:rPr>
          <w:color w:val="000000"/>
        </w:rPr>
        <w:t xml:space="preserve">Har tilføjet de afledte andele, og hvad nævneren er. "Not relevant" bliver i nævneren, og så laver vi en sensitivitetsanalyse uden dem. </w:t>
      </w:r>
    </w:p>
  </w:comment>
  <w:comment w:id="324" w:author="Anette Andersen" w:date="2026-10-02T08:10:00Z" w:initials="AA">
    <w:p w14:paraId="18569EBE" w14:textId="15ED7631" w:rsidR="004230EC" w:rsidRDefault="004230EC" w:rsidP="00A06E8D">
      <w:pPr>
        <w:pStyle w:val="Kommentartekst"/>
      </w:pPr>
      <w:r>
        <w:rPr>
          <w:rStyle w:val="Kommentarhenvisning"/>
        </w:rPr>
        <w:annotationRef/>
      </w:r>
      <w:r>
        <w:t xml:space="preserve">Hvorfor 65? Hvis der er noget med på/udenfor arbejdsmarkedet, så er det vel først 67? </w:t>
      </w:r>
    </w:p>
  </w:comment>
  <w:comment w:id="325" w:author="Jonas Munk Jensen" w:date="2026-10-09T12:53:00Z" w:initials="JJ">
    <w:p w14:paraId="682EE9E1" w14:textId="77777777" w:rsidR="00860F14" w:rsidRDefault="00860F14" w:rsidP="00860F14">
      <w:pPr>
        <w:pStyle w:val="Kommentartekst"/>
      </w:pPr>
      <w:r>
        <w:rPr>
          <w:rStyle w:val="Kommentarhenvisning"/>
        </w:rPr>
        <w:annotationRef/>
      </w:r>
      <w:r>
        <w:t>God pointe</w:t>
      </w:r>
    </w:p>
  </w:comment>
  <w:comment w:id="330" w:author="Jonas Munk Jensen" w:date="2026-10-07T13:04:00Z" w:initials="JMJ">
    <w:p w14:paraId="4CA53DBB" w14:textId="77777777" w:rsidR="008833BD" w:rsidRDefault="00000000">
      <w:r>
        <w:annotationRef/>
      </w:r>
      <w:r>
        <w:rPr>
          <w:color w:val="000000"/>
          <w:sz w:val="20"/>
          <w:szCs w:val="20"/>
        </w:rPr>
        <w:t>Eksempeltabellen er rykket ned i et nyt supplementary-afsnit (Tabel S1), som Henrik foreslog.</w:t>
      </w:r>
    </w:p>
  </w:comment>
  <w:comment w:id="333" w:author="Henrik Støvring" w:date="2026-09-30T10:16:00Z" w:initials="HS">
    <w:p w14:paraId="4E149DE3" w14:textId="77777777" w:rsidR="004230EC" w:rsidRDefault="004230EC" w:rsidP="00067262">
      <w:pPr>
        <w:pStyle w:val="Kommentartekst"/>
      </w:pPr>
      <w:r>
        <w:rPr>
          <w:rStyle w:val="Kommentarhenvisning"/>
        </w:rPr>
        <w:annotationRef/>
      </w:r>
      <w:r>
        <w:t>Hører det til i en protokol artikel? Overvej om det eventuelt kunne flyttes til et supplementary.</w:t>
      </w:r>
    </w:p>
  </w:comment>
  <w:comment w:id="360" w:author="Henrik Støvring" w:date="2026-09-30T10:20:00Z" w:initials="HS">
    <w:p w14:paraId="07F9F685" w14:textId="77777777" w:rsidR="004230EC" w:rsidRDefault="004230EC" w:rsidP="009C7C57">
      <w:pPr>
        <w:pStyle w:val="Kommentartekst"/>
      </w:pPr>
      <w:r>
        <w:rPr>
          <w:rStyle w:val="Kommentarhenvisning"/>
        </w:rPr>
        <w:annotationRef/>
      </w:r>
      <w:r>
        <w:t>Jeg synes hvert af disse afsnit er for lange med utallige bullet points. Skal forkortes.</w:t>
      </w:r>
    </w:p>
  </w:comment>
  <w:comment w:id="361" w:author="Anette Andersen" w:date="2026-10-02T08:20:00Z" w:initials="AA">
    <w:p w14:paraId="1B72F2C2" w14:textId="77777777" w:rsidR="004230EC" w:rsidRDefault="004230EC" w:rsidP="00415236">
      <w:pPr>
        <w:pStyle w:val="Kommentartekst"/>
      </w:pPr>
      <w:r>
        <w:rPr>
          <w:rStyle w:val="Kommentarhenvisning"/>
        </w:rPr>
        <w:annotationRef/>
      </w:r>
      <w:r>
        <w:t>Enig med Henrik - man taber lidt overblikket</w:t>
      </w:r>
    </w:p>
  </w:comment>
  <w:comment w:id="364" w:author="Henrik Støvring" w:date="2026-09-30T10:23:00Z" w:initials="HS">
    <w:p w14:paraId="23D7B6EC" w14:textId="77777777" w:rsidR="004230EC" w:rsidRDefault="004230EC" w:rsidP="003760DB">
      <w:pPr>
        <w:pStyle w:val="Kommentartekst"/>
      </w:pPr>
      <w:r>
        <w:rPr>
          <w:rStyle w:val="Kommentarhenvisning"/>
        </w:rPr>
        <w:annotationRef/>
      </w:r>
      <w:r>
        <w:t>Jeg forstår ikke hvorfor vi laver vægtede analyser her? Er vægtning ikke netop noget, som skal håndtere bortfald? Umiddelbart ville jeg sammenligne dem der svarede med dem der ikke svarede i en uvægtet analyse.</w:t>
      </w:r>
    </w:p>
  </w:comment>
  <w:comment w:id="365" w:author="Jonas Munk Jensen" w:date="2026-10-09T13:03:00Z" w:initials="JJ">
    <w:p w14:paraId="2C0224B0" w14:textId="77777777" w:rsidR="009D1D6A" w:rsidRDefault="009D1D6A" w:rsidP="009D1D6A">
      <w:pPr>
        <w:pStyle w:val="Kommentartekst"/>
      </w:pPr>
      <w:r>
        <w:rPr>
          <w:rStyle w:val="Kommentarhenvisning"/>
        </w:rPr>
        <w:annotationRef/>
      </w:r>
      <w:r>
        <w:rPr>
          <w:color w:val="000000"/>
        </w:rPr>
        <w:t>Hej Henrik,</w:t>
      </w:r>
      <w:r>
        <w:rPr>
          <w:color w:val="000000"/>
        </w:rPr>
        <w:br/>
        <w:t xml:space="preserve">Jeg tænkte at denne sammenligning var relevant for at vise hvor meget skævhed der er tilbage fra de tidligere led? Vægtene retter kun op på bortfaldet blandt dem, der gav samtykke. Denne her sammenligning giver os et indblik i om dem der gav samtykke og dem der besvarede ligner den overordnede t2d population. </w:t>
      </w:r>
      <w:r>
        <w:rPr>
          <w:color w:val="000000"/>
        </w:rPr>
        <w:br/>
      </w:r>
      <w:r>
        <w:rPr>
          <w:color w:val="000000"/>
        </w:rPr>
        <w:br/>
        <w:t>Er du enig?</w:t>
      </w:r>
    </w:p>
  </w:comment>
  <w:comment w:id="369" w:author="Jonas Munk Jensen" w:date="2026-10-07T13:04:00Z" w:initials="JMJ">
    <w:p w14:paraId="0EE8DB3E" w14:textId="77777777" w:rsidR="008833BD" w:rsidRDefault="00000000">
      <w:r>
        <w:annotationRef/>
      </w:r>
      <w:r>
        <w:rPr>
          <w:color w:val="000000"/>
          <w:sz w:val="20"/>
          <w:szCs w:val="20"/>
        </w:rPr>
        <w:t>Flyttet hertil fra den slettede oversigt, så det ikke forsvinder.</w:t>
      </w:r>
    </w:p>
  </w:comment>
  <w:comment w:id="382" w:author="Henrik Støvring" w:date="2026-09-30T10:21:00Z" w:initials="HS">
    <w:p w14:paraId="25914949" w14:textId="77777777" w:rsidR="004230EC" w:rsidRDefault="004230EC" w:rsidP="00574421">
      <w:pPr>
        <w:pStyle w:val="Kommentartekst"/>
      </w:pPr>
      <w:r>
        <w:rPr>
          <w:rStyle w:val="Kommentarhenvisning"/>
        </w:rPr>
        <w:annotationRef/>
      </w:r>
      <w:r>
        <w:t>Denne gruppe indeholder vel de to følgende? I givet fald står det ikke helt klart, hvordan man skal bruge gruppen til sammenligning med de to følgende.</w:t>
      </w:r>
    </w:p>
  </w:comment>
  <w:comment w:id="416" w:author="Jonas Munk Jensen" w:date="2026-10-07T14:10:00Z" w:initials="JMJ">
    <w:p w14:paraId="33F24C07" w14:textId="77777777" w:rsidR="008833BD" w:rsidRDefault="00000000">
      <w:r>
        <w:annotationRef/>
      </w:r>
      <w:r>
        <w:rPr>
          <w:color w:val="000000"/>
          <w:sz w:val="20"/>
          <w:szCs w:val="20"/>
        </w:rPr>
        <w:t>Punktlisten og variabelafsnittet er slået sammen til ét afsnit. Gjort tydeligt, at respondenterne er en delmængde af HICD-populationen (Henriks kommentar), og rettet N til 52.020, så det passer med afsnit 2.</w:t>
      </w:r>
    </w:p>
  </w:comment>
  <w:comment w:id="425" w:author="Anette Andersen" w:date="2026-10-02T08:11:00Z" w:initials="AA">
    <w:p w14:paraId="51B54F48" w14:textId="77777777" w:rsidR="004230EC" w:rsidRDefault="004230EC" w:rsidP="00595100">
      <w:pPr>
        <w:pStyle w:val="Kommentartekst"/>
      </w:pPr>
      <w:r>
        <w:rPr>
          <w:rStyle w:val="Kommentarhenvisning"/>
        </w:rPr>
        <w:annotationRef/>
      </w:r>
      <w:r>
        <w:t>?</w:t>
      </w:r>
    </w:p>
  </w:comment>
  <w:comment w:id="451" w:author="Jonas Munk Jensen" w:date="2026-10-07T14:10:00Z" w:initials="JMJ">
    <w:p w14:paraId="34353542" w14:textId="77777777" w:rsidR="009D1D6A" w:rsidRDefault="00000000" w:rsidP="009D1D6A">
      <w:pPr>
        <w:pStyle w:val="Kommentartekst"/>
      </w:pPr>
      <w:r>
        <w:annotationRef/>
      </w:r>
      <w:r w:rsidR="009D1D6A">
        <w:rPr>
          <w:color w:val="000000"/>
        </w:rPr>
        <w:t>SMD for alle variable i stedet for chi²-test</w:t>
      </w:r>
    </w:p>
  </w:comment>
  <w:comment w:id="460" w:author="Jonas Munk Jensen" w:date="2026-10-07T14:10:00Z" w:initials="JMJ">
    <w:p w14:paraId="32C82489" w14:textId="77777777" w:rsidR="008833BD" w:rsidRDefault="00000000">
      <w:r>
        <w:annotationRef/>
      </w:r>
      <w:r>
        <w:rPr>
          <w:color w:val="000000"/>
          <w:sz w:val="20"/>
          <w:szCs w:val="20"/>
        </w:rPr>
        <w:t>Slettet – at analyserne ikke er kausale, står allerede under Variable selection.</w:t>
      </w:r>
    </w:p>
  </w:comment>
  <w:comment w:id="467" w:author="Jonas Munk Jensen" w:date="2026-10-07T11:51:00Z" w:initials="JMJ">
    <w:p w14:paraId="31DF168D" w14:textId="77777777" w:rsidR="00EF4051" w:rsidRDefault="00000000">
      <w:r>
        <w:annotationRef/>
      </w:r>
      <w:r>
        <w:rPr>
          <w:color w:val="000000"/>
          <w:sz w:val="20"/>
          <w:szCs w:val="20"/>
        </w:rPr>
        <w:t>Formålet er skrevet om, så det passer med de tre udfald og træning som primær indsats.</w:t>
      </w:r>
    </w:p>
  </w:comment>
  <w:comment w:id="473" w:author="Jonas Munk Jensen" w:date="2026-10-07T13:04:00Z" w:initials="JMJ">
    <w:p w14:paraId="4B152E83" w14:textId="77777777" w:rsidR="008833BD" w:rsidRDefault="00000000">
      <w:r>
        <w:annotationRef/>
      </w:r>
      <w:r>
        <w:rPr>
          <w:color w:val="000000"/>
          <w:sz w:val="20"/>
          <w:szCs w:val="20"/>
        </w:rPr>
        <w:t>Flyttet hertil fra den slettede oversigt, så det ikke forsvinder.</w:t>
      </w:r>
    </w:p>
  </w:comment>
  <w:comment w:id="482" w:author="Jonas Munk Jensen" w:date="2026-10-07T14:10:00Z" w:initials="JMJ">
    <w:p w14:paraId="10FF4D6F" w14:textId="77777777" w:rsidR="008833BD" w:rsidRDefault="00000000">
      <w:r>
        <w:annotationRef/>
      </w:r>
      <w:r>
        <w:rPr>
          <w:color w:val="000000"/>
          <w:sz w:val="20"/>
          <w:szCs w:val="20"/>
        </w:rPr>
        <w:t>Rettet til Register (Sørens kommentar).</w:t>
      </w:r>
    </w:p>
  </w:comment>
  <w:comment w:id="488" w:author="Anette Andersen" w:date="2026-10-02T08:14:00Z" w:initials="AA">
    <w:p w14:paraId="33AF6E39" w14:textId="77777777" w:rsidR="004230EC" w:rsidRDefault="004230EC" w:rsidP="00806EBD">
      <w:pPr>
        <w:pStyle w:val="Kommentartekst"/>
      </w:pPr>
      <w:r>
        <w:rPr>
          <w:rStyle w:val="Kommentarhenvisning"/>
        </w:rPr>
        <w:annotationRef/>
      </w:r>
      <w:r>
        <w:t>? Den siger jo ikke så meget om disease severity da det jo er meget nemt at blive behandlet for. Så skulle man inddrage medicin - men det tænker jeg er udover hvad der er nødvendigt i dette studie.</w:t>
      </w:r>
    </w:p>
  </w:comment>
  <w:comment w:id="493" w:author="Jonas Munk Jensen" w:date="2026-10-07T14:10:00Z" w:initials="JMJ">
    <w:p w14:paraId="7074123F" w14:textId="77777777" w:rsidR="008833BD" w:rsidRDefault="00000000">
      <w:r>
        <w:annotationRef/>
      </w:r>
      <w:r>
        <w:rPr>
          <w:color w:val="000000"/>
          <w:sz w:val="20"/>
          <w:szCs w:val="20"/>
        </w:rPr>
        <w:t>Slettet – alder og køn står allerede i teksten ovenfor.</w:t>
      </w:r>
    </w:p>
  </w:comment>
  <w:comment w:id="503" w:author="Søren Thorgaard Skou" w:date="2026-09-20T14:33:00Z" w:initials="SS">
    <w:p w14:paraId="6C245E37" w14:textId="77777777" w:rsidR="004230EC" w:rsidRDefault="004230EC" w:rsidP="0011186C">
      <w:pPr>
        <w:pStyle w:val="Kommentartekst"/>
      </w:pPr>
      <w:r>
        <w:rPr>
          <w:rStyle w:val="Kommentarhenvisning"/>
        </w:rPr>
        <w:annotationRef/>
      </w:r>
      <w:r>
        <w:t xml:space="preserve">Jeg synes, vi bør overveje kodning én gang mere. “Non-user” omfatter både personer, der har fået et tilbud men takket nej, personer med et uopfyldt behov (“No, but I would have liked the offer”), personer uden oplevet behov og “Not relevant”. De grupper er konceptuelt meget forskellige, især når et centralt formål er at undersøge equity og om tilbuddene når personer med behov. Jeg ville som minimum overveje en sensitivitetanalyse, hvor “Not relevant” ekskluderes, og gerne analysere unmet need separat. </w:t>
      </w:r>
    </w:p>
  </w:comment>
  <w:comment w:id="500" w:author="Jonas Munk Jensen" w:date="2026-10-07T11:51:00Z" w:initials="JMJ">
    <w:p w14:paraId="52EE6291" w14:textId="77777777" w:rsidR="00EF4051" w:rsidRDefault="00000000">
      <w:r>
        <w:annotationRef/>
      </w:r>
      <w:r>
        <w:rPr>
          <w:color w:val="000000"/>
          <w:sz w:val="20"/>
          <w:szCs w:val="20"/>
        </w:rPr>
        <w:t>User/non-user er skiftet ud med tre udfald. Det løser Sørens pointe om, at "non-users" er en meget blandet gruppe (unmet need analyseres nu for sig), og vi slår ikke længere "takket ja" sammen med selvinitieret kontakt.</w:t>
      </w:r>
    </w:p>
  </w:comment>
  <w:comment w:id="499" w:author="Jonas Munk Jensen" w:date="2026-10-07T14:10:00Z" w:initials="JMJ">
    <w:p w14:paraId="0F8A05C9" w14:textId="77777777" w:rsidR="008833BD" w:rsidRDefault="00000000">
      <w:r>
        <w:annotationRef/>
      </w:r>
      <w:r>
        <w:rPr>
          <w:color w:val="000000"/>
          <w:sz w:val="20"/>
          <w:szCs w:val="20"/>
        </w:rPr>
        <w:t>Kortet ned – kodningen står nu i Tabel 1 i afsnit 3.1, så tabellen her er slettet.</w:t>
      </w:r>
    </w:p>
  </w:comment>
  <w:comment w:id="534" w:author="Jonas Munk Jensen" w:date="2026-10-07T11:51:00Z" w:initials="JMJ">
    <w:p w14:paraId="5908DF26" w14:textId="77777777" w:rsidR="00EF4051" w:rsidRDefault="00000000">
      <w:r>
        <w:annotationRef/>
      </w:r>
      <w:r>
        <w:rPr>
          <w:color w:val="000000"/>
          <w:sz w:val="20"/>
          <w:szCs w:val="20"/>
        </w:rPr>
        <w:t>Erstatter den gamle sensitivitetsanalyse (Sørens kommentar) – dem, der takker nej, analyseres nu direkte i uptake-udfaldet. De nye sensitivitetsanalyser handler om "Not relevant" og selvinitieret kontakt.</w:t>
      </w:r>
    </w:p>
  </w:comment>
  <w:comment w:id="532" w:author="Søren Thorgaard Skou" w:date="2026-09-20T14:32:00Z" w:initials="SS">
    <w:p w14:paraId="4A3F5832" w14:textId="77777777" w:rsidR="004230EC" w:rsidRDefault="004230EC" w:rsidP="008B6084">
      <w:pPr>
        <w:pStyle w:val="Kommentartekst"/>
      </w:pPr>
      <w:r>
        <w:rPr>
          <w:rStyle w:val="Kommentarhenvisning"/>
        </w:rPr>
        <w:annotationRef/>
      </w:r>
      <w:r>
        <w:t>Jeg ville ændre eller fjerne denne. “Yes, but I did not accept” er jo netop ikke utilization. Hvis intentionen er at undersøge non-uptake despite being offered a service, skal det skrives sådan eksplicit.</w:t>
      </w:r>
    </w:p>
  </w:comment>
  <w:comment w:id="546" w:author="Søren Thorgaard Skou" w:date="2026-09-20T14:38:00Z" w:initials="SS">
    <w:p w14:paraId="7B274583" w14:textId="77777777" w:rsidR="004230EC" w:rsidRDefault="004230EC" w:rsidP="00E05FA4">
      <w:pPr>
        <w:pStyle w:val="Kommentartekst"/>
      </w:pPr>
      <w:r>
        <w:rPr>
          <w:rStyle w:val="Kommentarhenvisning"/>
        </w:rPr>
        <w:annotationRef/>
      </w:r>
      <w:r>
        <w:t>Denne sætning virker som en rest fra en tidligere analyseplan? Outcomes er allerede defineret som user/non-user ovenfor. Mener vi i stedet, at nogle af de selvrapporterede covariates skal dikotomiseres? Hvis ja, ville jeg så vidt muligt undgå median-splits af kontinuerte skalaer og i stedet analysere dem kontinuert, eller et alternativ som statistiker synes er bedre.</w:t>
      </w:r>
    </w:p>
  </w:comment>
  <w:comment w:id="545" w:author="Jonas Munk Jensen" w:date="2026-10-07T14:10:00Z" w:initials="JMJ">
    <w:p w14:paraId="1FBA5B87" w14:textId="77777777" w:rsidR="00965258" w:rsidRDefault="00000000" w:rsidP="00965258">
      <w:pPr>
        <w:pStyle w:val="Kommentartekst"/>
      </w:pPr>
      <w:r>
        <w:annotationRef/>
      </w:r>
      <w:r w:rsidR="00965258">
        <w:rPr>
          <w:color w:val="000000"/>
        </w:rPr>
        <w:t xml:space="preserve">Har skrevet sætningen om, så den passer med resten af analysen: de selvrapporterede psykosociale skalaer dikotomiseres af formidlingshensyn (det gør også personas lettere at læse, fx "høj health literacy"). Internationale cut-offs hvor de findes, ellers median i den observerede stikprøve – samme cut-off i de vægtede analyser. </w:t>
      </w:r>
    </w:p>
  </w:comment>
  <w:comment w:id="554" w:author="Jonas Munk Jensen" w:date="2026-10-07T14:10:00Z" w:initials="JMJ">
    <w:p w14:paraId="70C3BE53" w14:textId="77777777" w:rsidR="00CC18DA" w:rsidRDefault="00000000" w:rsidP="00CC18DA">
      <w:pPr>
        <w:pStyle w:val="Kommentartekst"/>
      </w:pPr>
      <w:r>
        <w:annotationRef/>
      </w:r>
      <w:r w:rsidR="00CC18DA">
        <w:rPr>
          <w:color w:val="000000"/>
        </w:rPr>
        <w:t>SMD i stedet for test, som i 3.2.</w:t>
      </w:r>
    </w:p>
  </w:comment>
  <w:comment w:id="568" w:author="Jonas Munk Jensen" w:date="2026-10-07T14:10:00Z" w:initials="JMJ">
    <w:p w14:paraId="2553A03A" w14:textId="60364259" w:rsidR="008833BD" w:rsidRDefault="00000000">
      <w:r>
        <w:annotationRef/>
      </w:r>
      <w:r>
        <w:rPr>
          <w:color w:val="000000"/>
          <w:sz w:val="20"/>
          <w:szCs w:val="20"/>
        </w:rPr>
        <w:t>Punktlisten er skrevet om til prosa, og de fede mellemrubrikker er væk.</w:t>
      </w:r>
    </w:p>
  </w:comment>
  <w:comment w:id="571" w:author="Jonas Munk Jensen" w:date="2026-10-07T11:51:00Z" w:initials="JMJ">
    <w:p w14:paraId="2378F75F" w14:textId="77777777" w:rsidR="008C7683" w:rsidRDefault="00000000" w:rsidP="008C7683">
      <w:pPr>
        <w:pStyle w:val="Kommentartekst"/>
      </w:pPr>
      <w:r>
        <w:annotationRef/>
      </w:r>
      <w:r w:rsidR="008C7683">
        <w:rPr>
          <w:color w:val="000000"/>
        </w:rPr>
        <w:t>Ny regel lagt fast på forhånd for, hvornår vi fitter multivariable modeller, plus planen for uptake, hvor ret få takker nej (træning: n=125).</w:t>
      </w:r>
    </w:p>
  </w:comment>
  <w:comment w:id="573" w:author="Jonas Munk Jensen" w:date="2026-10-07T11:51:00Z" w:initials="JMJ">
    <w:p w14:paraId="112E2369" w14:textId="1D0C928B" w:rsidR="00EF4051" w:rsidRDefault="00000000">
      <w:r>
        <w:annotationRef/>
      </w:r>
      <w:r>
        <w:rPr>
          <w:color w:val="000000"/>
          <w:sz w:val="20"/>
          <w:szCs w:val="20"/>
        </w:rPr>
        <w:t>Tilføjet, så modellerne i delpopulationer håndteres korrekt i den vægtede analyse.</w:t>
      </w:r>
    </w:p>
  </w:comment>
  <w:comment w:id="582" w:author="Jonas Munk Jensen" w:date="2026-10-07T11:51:00Z" w:initials="JMJ">
    <w:p w14:paraId="60792209" w14:textId="77777777" w:rsidR="00EF4051" w:rsidRDefault="00000000">
      <w:r>
        <w:annotationRef/>
      </w:r>
      <w:r>
        <w:rPr>
          <w:color w:val="000000"/>
          <w:sz w:val="20"/>
          <w:szCs w:val="20"/>
        </w:rPr>
        <w:t>Personas bygger nu på offer-modellerne.</w:t>
      </w:r>
    </w:p>
  </w:comment>
  <w:comment w:id="585" w:author="Jonas Munk Jensen" w:date="2026-10-07T13:04:00Z" w:initials="JMJ">
    <w:p w14:paraId="1D8A6247" w14:textId="77777777" w:rsidR="008833BD" w:rsidRDefault="00000000">
      <w:r>
        <w:annotationRef/>
      </w:r>
      <w:r>
        <w:rPr>
          <w:color w:val="000000"/>
          <w:sz w:val="20"/>
          <w:szCs w:val="20"/>
        </w:rPr>
        <w:t>Flyttet hertil fra den slettede oversigt, så det ikke forsvinder.</w:t>
      </w:r>
    </w:p>
  </w:comment>
  <w:comment w:id="592" w:author="Søren Thorgaard Skou" w:date="2026-09-20T14:45:00Z" w:initials="SS">
    <w:p w14:paraId="2CA29A24" w14:textId="77777777" w:rsidR="004230EC" w:rsidRDefault="004230EC" w:rsidP="00FC0699">
      <w:pPr>
        <w:pStyle w:val="Kommentartekst"/>
      </w:pPr>
      <w:r>
        <w:rPr>
          <w:rStyle w:val="Kommentarhenvisning"/>
        </w:rPr>
        <w:annotationRef/>
      </w:r>
      <w:r>
        <w:t>Skal vi hellere tale om ”characteristics showing the strongest associations”</w:t>
      </w:r>
    </w:p>
  </w:comment>
  <w:comment w:id="595" w:author="Jonas Munk Jensen" w:date="2026-10-07T11:51:00Z" w:initials="JMJ">
    <w:p w14:paraId="0F2841D9" w14:textId="77777777" w:rsidR="00EF4051" w:rsidRDefault="00000000">
      <w:r>
        <w:annotationRef/>
      </w:r>
      <w:r>
        <w:rPr>
          <w:color w:val="000000"/>
          <w:sz w:val="20"/>
          <w:szCs w:val="20"/>
        </w:rPr>
        <w:t>Personas bygger nu på offer-modellerne.</w:t>
      </w:r>
    </w:p>
  </w:comment>
  <w:comment w:id="602" w:author="Jonas Munk Jensen" w:date="2026-10-07T11:51:00Z" w:initials="JMJ">
    <w:p w14:paraId="5B873082" w14:textId="77777777" w:rsidR="00EF4051" w:rsidRDefault="00000000">
      <w:r>
        <w:annotationRef/>
      </w:r>
      <w:r>
        <w:rPr>
          <w:color w:val="000000"/>
          <w:sz w:val="20"/>
          <w:szCs w:val="20"/>
        </w:rPr>
        <w:t>Skiftet "utilization" ud med "offer and uptake" – Søren har ret i, at vi ikke måler faktisk brug (se Operationalization).</w:t>
      </w:r>
    </w:p>
  </w:comment>
  <w:comment w:id="607" w:author="Jonas Munk Jensen" w:date="2026-10-07T11:51:00Z" w:initials="JMJ">
    <w:p w14:paraId="018EF3E7" w14:textId="77777777" w:rsidR="00EF4051" w:rsidRDefault="00000000">
      <w:r>
        <w:annotationRef/>
      </w:r>
      <w:r>
        <w:rPr>
          <w:color w:val="000000"/>
          <w:sz w:val="20"/>
          <w:szCs w:val="20"/>
        </w:rPr>
        <w:t>OBS: offer-modellerne for nogle af de sekundære indsatser når måske ikke op på 10 events pr. parameter.</w:t>
      </w:r>
    </w:p>
  </w:comment>
  <w:comment w:id="619" w:author="Jonas Munk Jensen" w:date="2026-10-09T13:18:00Z" w:initials="JJ">
    <w:p w14:paraId="2AF7BF6B" w14:textId="77777777" w:rsidR="00605157" w:rsidRDefault="00605157" w:rsidP="00605157">
      <w:pPr>
        <w:pStyle w:val="Kommentartekst"/>
      </w:pPr>
      <w:r>
        <w:rPr>
          <w:rStyle w:val="Kommentarhenvisning"/>
        </w:rPr>
        <w:annotationRef/>
      </w:r>
      <w:r>
        <w:t>Måske Zenodo i stedet for</w:t>
      </w:r>
    </w:p>
  </w:comment>
  <w:comment w:id="626" w:author="Anette Andersen" w:date="2026-10-02T08:27:00Z" w:initials="AA">
    <w:p w14:paraId="7500321D" w14:textId="77777777" w:rsidR="004230EC" w:rsidRDefault="004230EC" w:rsidP="008E50A1">
      <w:pPr>
        <w:pStyle w:val="Kommentartekst"/>
      </w:pPr>
      <w:r>
        <w:rPr>
          <w:rStyle w:val="Kommentarhenvisning"/>
        </w:rPr>
        <w:annotationRef/>
      </w:r>
      <w:r>
        <w:t>And unmet needs?</w:t>
      </w:r>
    </w:p>
  </w:comment>
  <w:comment w:id="629" w:author="Jonas Munk Jensen" w:date="2026-10-08T08:50:00Z" w:initials="JMJ">
    <w:p w14:paraId="16AF2EA2" w14:textId="77777777" w:rsidR="008833BD" w:rsidRDefault="00000000">
      <w:r>
        <w:annotationRef/>
      </w:r>
      <w:r>
        <w:rPr>
          <w:color w:val="000000"/>
          <w:sz w:val="20"/>
          <w:szCs w:val="20"/>
        </w:rPr>
        <w:t>Omskrevet, så unmet need også er med (Anettes kommentar).</w:t>
      </w:r>
    </w:p>
  </w:comment>
  <w:comment w:id="631" w:author="Jonas Munk Jensen" w:date="2026-10-08T08:50:00Z" w:initials="JMJ">
    <w:p w14:paraId="5A3CB235" w14:textId="77777777" w:rsidR="008833BD" w:rsidRDefault="00000000">
      <w:r>
        <w:annotationRef/>
      </w:r>
      <w:r>
        <w:rPr>
          <w:color w:val="000000"/>
          <w:sz w:val="20"/>
          <w:szCs w:val="20"/>
        </w:rPr>
        <w:t>Lille justering, så det er tydeligt, at det her afsnit handler om Danmark.</w:t>
      </w:r>
    </w:p>
  </w:comment>
  <w:comment w:id="634" w:author="Henrik Støvring" w:date="2026-09-30T10:25:00Z" w:initials="HS">
    <w:p w14:paraId="238F76FA" w14:textId="77777777" w:rsidR="004230EC" w:rsidRDefault="004230EC" w:rsidP="00677055">
      <w:pPr>
        <w:pStyle w:val="Kommentartekst"/>
      </w:pPr>
      <w:r>
        <w:rPr>
          <w:rStyle w:val="Kommentarhenvisning"/>
        </w:rPr>
        <w:annotationRef/>
      </w:r>
      <w:r>
        <w:t>Dette åbner lidt for den internationale relevans, men det må godt udfoldes noget mere.</w:t>
      </w:r>
    </w:p>
  </w:comment>
  <w:comment w:id="636" w:author="Jonas Munk Jensen" w:date="2026-10-08T08:50:00Z" w:initials="JMJ">
    <w:p w14:paraId="7F2971C9" w14:textId="77777777" w:rsidR="008833BD" w:rsidRDefault="00000000">
      <w:r>
        <w:annotationRef/>
      </w:r>
      <w:r>
        <w:rPr>
          <w:color w:val="000000"/>
          <w:sz w:val="20"/>
          <w:szCs w:val="20"/>
        </w:rPr>
        <w:t>Nyt afsnit om den internationale relevans (Henriks kommentar) – kobler tilbage til eksemplerne fra UK, USA og Norden i 1.2.</w:t>
      </w:r>
    </w:p>
  </w:comment>
  <w:comment w:id="646" w:author="Jonas Munk Jensen" w:date="2026-10-07T13:04:00Z" w:initials="JMJ">
    <w:p w14:paraId="7A3E232A" w14:textId="77777777" w:rsidR="008833BD" w:rsidRDefault="00000000">
      <w:r>
        <w:annotationRef/>
      </w:r>
      <w:r>
        <w:rPr>
          <w:color w:val="000000"/>
          <w:sz w:val="20"/>
          <w:szCs w:val="20"/>
        </w:rPr>
        <w:t>Tom "6.1"-overskrift fjernet – en rest fra Quarto.</w:t>
      </w:r>
    </w:p>
  </w:comment>
  <w:comment w:id="652" w:author="Jonas Munk Jensen" w:date="2026-10-08T08:50:00Z" w:initials="JMJ">
    <w:p w14:paraId="13DE6892" w14:textId="77777777" w:rsidR="008833BD" w:rsidRDefault="00000000">
      <w:r>
        <w:annotationRef/>
      </w:r>
      <w:r>
        <w:rPr>
          <w:color w:val="000000"/>
          <w:sz w:val="20"/>
          <w:szCs w:val="20"/>
        </w:rPr>
        <w:t>Nye referencer til 1.2 og Perspectives er sat ind i referencelisten (Bender, Blom, Chrvala, Horigan, Strawbridge, WHO 2024 og London-studiet). Colberg, De Nardi, Johansen, Kanaley, Markle-Reid, Miklavcic, Murphy, O’Hagan, Ryan og Umpierre bliver ikke længere citeret i teksten – de forsvinder automatisk, når du konverterer til qmd.</w:t>
      </w:r>
    </w:p>
  </w:comment>
  <w:comment w:id="693" w:author="Jonas Munk Jensen" w:date="2026-10-07T13:04:00Z" w:initials="JMJ">
    <w:p w14:paraId="085A89F9" w14:textId="77777777" w:rsidR="008833BD" w:rsidRDefault="00000000">
      <w:r>
        <w:annotationRef/>
      </w:r>
      <w:r>
        <w:rPr>
          <w:color w:val="000000"/>
          <w:sz w:val="20"/>
          <w:szCs w:val="20"/>
        </w:rPr>
        <w:t>Nyt afsnit til supplerende materiale – her bor eksempeltabellen nu.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CD66FA" w15:done="0"/>
  <w15:commentEx w15:paraId="11114049" w15:paraIdParent="47CD66FA" w15:done="0"/>
  <w15:commentEx w15:paraId="1233D2D4" w15:done="0"/>
  <w15:commentEx w15:paraId="692BD320" w15:done="0"/>
  <w15:commentEx w15:paraId="1EC2E3D3" w15:done="0"/>
  <w15:commentEx w15:paraId="514F50BC" w15:done="0"/>
  <w15:commentEx w15:paraId="6AD91B87" w15:done="0"/>
  <w15:commentEx w15:paraId="26020514" w15:done="0"/>
  <w15:commentEx w15:paraId="36898DA2" w15:done="0"/>
  <w15:commentEx w15:paraId="560B50A0" w15:done="0"/>
  <w15:commentEx w15:paraId="0B20DCA0" w15:done="0"/>
  <w15:commentEx w15:paraId="70F3B861" w15:done="0"/>
  <w15:commentEx w15:paraId="06BC9914" w15:done="0"/>
  <w15:commentEx w15:paraId="16042C02" w15:done="0"/>
  <w15:commentEx w15:paraId="0C495B87" w15:done="0"/>
  <w15:commentEx w15:paraId="4228A113" w15:paraIdParent="0C495B87" w15:done="0"/>
  <w15:commentEx w15:paraId="75B7A591" w15:done="0"/>
  <w15:commentEx w15:paraId="7548F38D" w15:done="0"/>
  <w15:commentEx w15:paraId="1C9395A4" w15:done="0"/>
  <w15:commentEx w15:paraId="0AB45A31" w15:done="0"/>
  <w15:commentEx w15:paraId="46D98124" w15:done="0"/>
  <w15:commentEx w15:paraId="6669DC06" w15:done="1"/>
  <w15:commentEx w15:paraId="43F4C7EB" w15:done="0"/>
  <w15:commentEx w15:paraId="545B33DF" w15:done="1"/>
  <w15:commentEx w15:paraId="20A64C1A" w15:done="0"/>
  <w15:commentEx w15:paraId="26C25119" w15:done="0"/>
  <w15:commentEx w15:paraId="6B248066" w15:done="0"/>
  <w15:commentEx w15:paraId="07ADE2C9" w15:done="0"/>
  <w15:commentEx w15:paraId="34E1DD10" w15:paraIdParent="07ADE2C9" w15:done="0"/>
  <w15:commentEx w15:paraId="2B4CDD83" w15:paraIdParent="07ADE2C9" w15:done="0"/>
  <w15:commentEx w15:paraId="6EABBA9F" w15:done="0"/>
  <w15:commentEx w15:paraId="3DE49763" w15:done="0"/>
  <w15:commentEx w15:paraId="57EA7073" w15:done="0"/>
  <w15:commentEx w15:paraId="57E8CA1C" w15:paraIdParent="57EA7073" w15:done="0"/>
  <w15:commentEx w15:paraId="189E8850" w15:done="0"/>
  <w15:commentEx w15:paraId="14E02D5F" w15:done="0"/>
  <w15:commentEx w15:paraId="773953D9" w15:done="0"/>
  <w15:commentEx w15:paraId="6D52B0D4" w15:done="0"/>
  <w15:commentEx w15:paraId="0A7B2291" w15:done="0"/>
  <w15:commentEx w15:paraId="3FBA9DD9" w15:done="0"/>
  <w15:commentEx w15:paraId="27018881" w15:done="0"/>
  <w15:commentEx w15:paraId="18569EBE" w15:done="0"/>
  <w15:commentEx w15:paraId="682EE9E1" w15:paraIdParent="18569EBE" w15:done="0"/>
  <w15:commentEx w15:paraId="4CA53DBB" w15:done="0"/>
  <w15:commentEx w15:paraId="4E149DE3" w15:done="0"/>
  <w15:commentEx w15:paraId="07F9F685" w15:done="0"/>
  <w15:commentEx w15:paraId="1B72F2C2" w15:paraIdParent="07F9F685" w15:done="0"/>
  <w15:commentEx w15:paraId="23D7B6EC" w15:done="0"/>
  <w15:commentEx w15:paraId="2C0224B0" w15:paraIdParent="23D7B6EC" w15:done="0"/>
  <w15:commentEx w15:paraId="0EE8DB3E" w15:done="0"/>
  <w15:commentEx w15:paraId="25914949" w15:done="0"/>
  <w15:commentEx w15:paraId="33F24C07" w15:done="0"/>
  <w15:commentEx w15:paraId="51B54F48" w15:done="0"/>
  <w15:commentEx w15:paraId="34353542" w15:done="0"/>
  <w15:commentEx w15:paraId="32C82489" w15:done="0"/>
  <w15:commentEx w15:paraId="31DF168D" w15:done="0"/>
  <w15:commentEx w15:paraId="4B152E83" w15:done="0"/>
  <w15:commentEx w15:paraId="10FF4D6F" w15:done="0"/>
  <w15:commentEx w15:paraId="33AF6E39" w15:done="0"/>
  <w15:commentEx w15:paraId="7074123F" w15:done="0"/>
  <w15:commentEx w15:paraId="6C245E37" w15:done="0"/>
  <w15:commentEx w15:paraId="52EE6291" w15:done="0"/>
  <w15:commentEx w15:paraId="0F8A05C9" w15:done="0"/>
  <w15:commentEx w15:paraId="5908DF26" w15:done="0"/>
  <w15:commentEx w15:paraId="4A3F5832" w15:done="0"/>
  <w15:commentEx w15:paraId="7B274583" w15:done="0"/>
  <w15:commentEx w15:paraId="1FBA5B87" w15:done="0"/>
  <w15:commentEx w15:paraId="70C3BE53" w15:done="0"/>
  <w15:commentEx w15:paraId="2553A03A" w15:done="0"/>
  <w15:commentEx w15:paraId="2378F75F" w15:done="0"/>
  <w15:commentEx w15:paraId="112E2369" w15:done="0"/>
  <w15:commentEx w15:paraId="60792209" w15:done="0"/>
  <w15:commentEx w15:paraId="1D8A6247" w15:done="0"/>
  <w15:commentEx w15:paraId="2CA29A24" w15:done="0"/>
  <w15:commentEx w15:paraId="0F2841D9" w15:done="0"/>
  <w15:commentEx w15:paraId="5B873082" w15:done="1"/>
  <w15:commentEx w15:paraId="018EF3E7" w15:done="0"/>
  <w15:commentEx w15:paraId="2AF7BF6B" w15:done="0"/>
  <w15:commentEx w15:paraId="7500321D" w15:done="0"/>
  <w15:commentEx w15:paraId="16AF2EA2" w15:done="0"/>
  <w15:commentEx w15:paraId="5A3CB235" w15:done="0"/>
  <w15:commentEx w15:paraId="238F76FA" w15:done="0"/>
  <w15:commentEx w15:paraId="7F2971C9" w15:done="0"/>
  <w15:commentEx w15:paraId="7A3E232A" w15:done="0"/>
  <w15:commentEx w15:paraId="13DE6892" w15:done="0"/>
  <w15:commentEx w15:paraId="085A89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829EB3">
    <w16cex:extLst>
      <w16:ext w16:uri="{CE6994B0-6A32-4C9F-8C6B-6E91EDA988CE}">
        <cr:reactions xmlns:cr="http://schemas.microsoft.com/office/comments/2020/reactions">
          <cr:reaction reactionType="1">
            <cr:reactionInfo dateUtc="2026-10-09T11:24:15Z">
              <cr:user userId="S::JOMJES@onerm.dk::491a79cd-b5ae-4936-92f9-e9bae0d99d50" userProvider="AD" userName="Jonas Munk Jensen"/>
            </cr:reactionInfo>
          </cr:reaction>
        </cr:reactions>
      </w16:ext>
    </w16cex:extLst>
  </w16cex:commentExtensible>
  <w16cex:commentExtensible w16cex:durableId="38832F5F" w16cex:dateUtc="2026-10-09T08:45:00Z"/>
  <w16cex:commentExtensible w16cex:durableId="0D821F6D">
    <w16cex:extLst>
      <w16:ext w16:uri="{CE6994B0-6A32-4C9F-8C6B-6E91EDA988CE}">
        <cr:reactions xmlns:cr="http://schemas.microsoft.com/office/comments/2020/reactions">
          <cr:reaction reactionType="1">
            <cr:reactionInfo dateUtc="2026-10-09T08:44:37Z">
              <cr:user userId="S::JOMJES@onerm.dk::491a79cd-b5ae-4936-92f9-e9bae0d99d50" userProvider="AD" userName="Jonas Munk Jensen"/>
            </cr:reactionInfo>
          </cr:reaction>
        </cr:reactions>
      </w16:ext>
    </w16cex:extLst>
  </w16cex:commentExtensible>
  <w16cex:commentExtensible w16cex:durableId="2687D6EF">
    <w16cex:extLst>
      <w16:ext w16:uri="{CE6994B0-6A32-4C9F-8C6B-6E91EDA988CE}">
        <cr:reactions xmlns:cr="http://schemas.microsoft.com/office/comments/2020/reactions">
          <cr:reaction reactionType="1">
            <cr:reactionInfo dateUtc="2026-10-09T08:44:43Z">
              <cr:user userId="S::JOMJES@onerm.dk::491a79cd-b5ae-4936-92f9-e9bae0d99d50" userProvider="AD" userName="Jonas Munk Jensen"/>
            </cr:reactionInfo>
          </cr:reaction>
        </cr:reactions>
      </w16:ext>
    </w16cex:extLst>
  </w16cex:commentExtensible>
  <w16cex:commentExtensible w16cex:durableId="0CD9A290" w16cex:dateUtc="2026-10-09T08:16:00Z"/>
  <w16cex:commentExtensible w16cex:durableId="3426D993">
    <w16cex:extLst>
      <w16:ext w16:uri="{CE6994B0-6A32-4C9F-8C6B-6E91EDA988CE}">
        <cr:reactions xmlns:cr="http://schemas.microsoft.com/office/comments/2020/reactions">
          <cr:reaction reactionType="1">
            <cr:reactionInfo dateUtc="2026-10-09T11:24:21Z">
              <cr:user userId="S::JOMJES@onerm.dk::491a79cd-b5ae-4936-92f9-e9bae0d99d50" userProvider="AD" userName="Jonas Munk Jensen"/>
            </cr:reactionInfo>
          </cr:reaction>
        </cr:reactions>
      </w16:ext>
    </w16cex:extLst>
  </w16cex:commentExtensible>
  <w16cex:commentExtensible w16cex:durableId="2C9B2DAA" w16cex:dateUtc="2026-10-08T08:50:00Z"/>
  <w16cex:commentExtensible w16cex:durableId="6A705A46" w16cex:dateUtc="2026-10-07T14:10:00Z"/>
  <w16cex:commentExtensible w16cex:durableId="7A69CAC6" w16cex:dateUtc="2026-10-09T10:36:00Z"/>
  <w16cex:commentExtensible w16cex:durableId="7EBFD312" w16cex:dateUtc="2026-10-07T13:04:00Z"/>
  <w16cex:commentExtensible w16cex:durableId="04ACF657">
    <w16cex:extLst>
      <w16:ext w16:uri="{CE6994B0-6A32-4C9F-8C6B-6E91EDA988CE}">
        <cr:reactions xmlns:cr="http://schemas.microsoft.com/office/comments/2020/reactions">
          <cr:reaction reactionType="1">
            <cr:reactionInfo dateUtc="2026-10-09T10:40:39Z">
              <cr:user userId="S::JOMJES@onerm.dk::491a79cd-b5ae-4936-92f9-e9bae0d99d50" userProvider="AD" userName="Jonas Munk Jensen"/>
            </cr:reactionInfo>
          </cr:reaction>
        </cr:reactions>
      </w16:ext>
    </w16cex:extLst>
  </w16cex:commentExtensible>
  <w16cex:commentExtensible w16cex:durableId="04D88536" w16cex:dateUtc="2026-10-07T13:04:00Z"/>
  <w16cex:commentExtensible w16cex:durableId="7FCD6799" w16cex:dateUtc="2026-10-07T13:04:00Z"/>
  <w16cex:commentExtensible w16cex:durableId="073C2C0D" w16cex:dateUtc="2026-10-07T11:51:00Z"/>
  <w16cex:commentExtensible w16cex:durableId="0086C65B">
    <w16cex:extLst>
      <w16:ext w16:uri="{CE6994B0-6A32-4C9F-8C6B-6E91EDA988CE}">
        <cr:reactions xmlns:cr="http://schemas.microsoft.com/office/comments/2020/reactions">
          <cr:reaction reactionType="1">
            <cr:reactionInfo dateUtc="2026-10-09T10:40:34Z">
              <cr:user userId="S::JOMJES@onerm.dk::491a79cd-b5ae-4936-92f9-e9bae0d99d50" userProvider="AD" userName="Jonas Munk Jensen"/>
            </cr:reactionInfo>
          </cr:reaction>
        </cr:reactions>
      </w16:ext>
    </w16cex:extLst>
  </w16cex:commentExtensible>
  <w16cex:commentExtensible w16cex:durableId="46728775" w16cex:dateUtc="2026-10-07T11:51:00Z"/>
  <w16cex:commentExtensible w16cex:durableId="3D75EFEF">
    <w16cex:extLst>
      <w16:ext w16:uri="{CE6994B0-6A32-4C9F-8C6B-6E91EDA988CE}">
        <cr:reactions xmlns:cr="http://schemas.microsoft.com/office/comments/2020/reactions">
          <cr:reaction reactionType="1">
            <cr:reactionInfo dateUtc="2026-10-09T10:40:56Z">
              <cr:user userId="S::JOMJES@onerm.dk::491a79cd-b5ae-4936-92f9-e9bae0d99d50" userProvider="AD" userName="Jonas Munk Jensen"/>
            </cr:reactionInfo>
          </cr:reaction>
        </cr:reactions>
      </w16:ext>
    </w16cex:extLst>
  </w16cex:commentExtensible>
  <w16cex:commentExtensible w16cex:durableId="0025D141">
    <w16cex:extLst>
      <w16:ext w16:uri="{CE6994B0-6A32-4C9F-8C6B-6E91EDA988CE}">
        <cr:reactions xmlns:cr="http://schemas.microsoft.com/office/comments/2020/reactions">
          <cr:reaction reactionType="1">
            <cr:reactionInfo dateUtc="2026-10-09T10:41:24Z">
              <cr:user userId="S::JOMJES@onerm.dk::491a79cd-b5ae-4936-92f9-e9bae0d99d50" userProvider="AD" userName="Jonas Munk Jensen"/>
            </cr:reactionInfo>
          </cr:reaction>
        </cr:reactions>
      </w16:ext>
    </w16cex:extLst>
  </w16cex:commentExtensible>
  <w16cex:commentExtensible w16cex:durableId="38A99482" w16cex:dateUtc="2026-10-07T14:10:00Z"/>
  <w16cex:commentExtensible w16cex:durableId="48EB92AC">
    <w16cex:extLst>
      <w16:ext w16:uri="{CE6994B0-6A32-4C9F-8C6B-6E91EDA988CE}">
        <cr:reactions xmlns:cr="http://schemas.microsoft.com/office/comments/2020/reactions">
          <cr:reaction reactionType="1">
            <cr:reactionInfo dateUtc="2026-10-09T10:41:11Z">
              <cr:user userId="S::JOMJES@onerm.dk::491a79cd-b5ae-4936-92f9-e9bae0d99d50" userProvider="AD" userName="Jonas Munk Jensen"/>
            </cr:reactionInfo>
          </cr:reaction>
        </cr:reactions>
      </w16:ext>
    </w16cex:extLst>
  </w16cex:commentExtensible>
  <w16cex:commentExtensible w16cex:durableId="6F2241E9" w16cex:dateUtc="2026-10-09T11:29:00Z"/>
  <w16cex:commentExtensible w16cex:durableId="2FADD995" w16cex:dateUtc="2026-10-07T14:10:00Z"/>
  <w16cex:commentExtensible w16cex:durableId="7183FD99" w16cex:dateUtc="2026-10-07T11:51:00Z"/>
  <w16cex:commentExtensible w16cex:durableId="028E388B" w16cex:dateUtc="2026-10-07T14:10:00Z"/>
  <w16cex:commentExtensible w16cex:durableId="3231BC6D" w16cex:dateUtc="2026-10-07T14:10:00Z"/>
  <w16cex:commentExtensible w16cex:durableId="765BD84D" w16cex:dateUtc="2026-10-07T11:51:00Z"/>
  <w16cex:commentExtensible w16cex:durableId="1969F537">
    <w16cex:extLst>
      <w16:ext w16:uri="{CE6994B0-6A32-4C9F-8C6B-6E91EDA988CE}">
        <cr:reactions xmlns:cr="http://schemas.microsoft.com/office/comments/2020/reactions">
          <cr:reaction reactionType="1">
            <cr:reactionInfo dateUtc="2026-10-09T10:54:01Z">
              <cr:user userId="S::JOMJES@onerm.dk::491a79cd-b5ae-4936-92f9-e9bae0d99d50" userProvider="AD" userName="Jonas Munk Jensen"/>
            </cr:reactionInfo>
          </cr:reaction>
        </cr:reactions>
      </w16:ext>
    </w16cex:extLst>
  </w16cex:commentExtensible>
  <w16cex:commentExtensible w16cex:durableId="00894FD2" w16cex:dateUtc="2026-10-09T10:53:00Z"/>
  <w16cex:commentExtensible w16cex:durableId="4EA51ABF" w16cex:dateUtc="2026-10-07T13:04:00Z"/>
  <w16cex:commentExtensible w16cex:durableId="656E5124" w16cex:dateUtc="2026-10-09T11:03:00Z"/>
  <w16cex:commentExtensible w16cex:durableId="0EFF134F" w16cex:dateUtc="2026-10-07T13:04:00Z"/>
  <w16cex:commentExtensible w16cex:durableId="6405C2DC" w16cex:dateUtc="2026-10-07T14:10:00Z"/>
  <w16cex:commentExtensible w16cex:durableId="52C856CD" w16cex:dateUtc="2026-10-07T14:10:00Z"/>
  <w16cex:commentExtensible w16cex:durableId="128ADE8C" w16cex:dateUtc="2026-10-07T14:10:00Z"/>
  <w16cex:commentExtensible w16cex:durableId="0BF36D25" w16cex:dateUtc="2026-10-07T11:51:00Z"/>
  <w16cex:commentExtensible w16cex:durableId="0F1D3CAA" w16cex:dateUtc="2026-10-07T13:04:00Z"/>
  <w16cex:commentExtensible w16cex:durableId="2B43CD62" w16cex:dateUtc="2026-10-07T14:10:00Z"/>
  <w16cex:commentExtensible w16cex:durableId="5E21ACCF" w16cex:dateUtc="2026-10-07T14:10:00Z"/>
  <w16cex:commentExtensible w16cex:durableId="2CAC2A98" w16cex:dateUtc="2026-10-07T11:51:00Z"/>
  <w16cex:commentExtensible w16cex:durableId="52AD1F56" w16cex:dateUtc="2026-10-07T14:10:00Z"/>
  <w16cex:commentExtensible w16cex:durableId="2F5A6D5D" w16cex:dateUtc="2026-10-07T11:51:00Z"/>
  <w16cex:commentExtensible w16cex:durableId="563168DC">
    <w16cex:extLst>
      <w16:ext w16:uri="{CE6994B0-6A32-4C9F-8C6B-6E91EDA988CE}">
        <cr:reactions xmlns:cr="http://schemas.microsoft.com/office/comments/2020/reactions">
          <cr:reaction reactionType="1">
            <cr:reactionInfo dateUtc="2026-10-09T11:06:52Z">
              <cr:user userId="S::JOMJES@onerm.dk::491a79cd-b5ae-4936-92f9-e9bae0d99d50" userProvider="AD" userName="Jonas Munk Jensen"/>
            </cr:reactionInfo>
          </cr:reaction>
        </cr:reactions>
      </w16:ext>
    </w16cex:extLst>
  </w16cex:commentExtensible>
  <w16cex:commentExtensible w16cex:durableId="4062E515" w16cex:dateUtc="2026-10-07T14:10:00Z"/>
  <w16cex:commentExtensible w16cex:durableId="75AEB145" w16cex:dateUtc="2026-10-07T14:10:00Z"/>
  <w16cex:commentExtensible w16cex:durableId="04C8B025" w16cex:dateUtc="2026-10-07T14:10:00Z"/>
  <w16cex:commentExtensible w16cex:durableId="1D2741F2" w16cex:dateUtc="2026-10-07T11:51:00Z"/>
  <w16cex:commentExtensible w16cex:durableId="4E467C41" w16cex:dateUtc="2026-10-07T11:51:00Z"/>
  <w16cex:commentExtensible w16cex:durableId="421C9B1B" w16cex:dateUtc="2026-10-07T11:51:00Z"/>
  <w16cex:commentExtensible w16cex:durableId="753F9BC4" w16cex:dateUtc="2026-10-07T13:04:00Z"/>
  <w16cex:commentExtensible w16cex:durableId="712AD3DE">
    <w16cex:extLst>
      <w16:ext w16:uri="{CE6994B0-6A32-4C9F-8C6B-6E91EDA988CE}">
        <cr:reactions xmlns:cr="http://schemas.microsoft.com/office/comments/2020/reactions">
          <cr:reaction reactionType="1">
            <cr:reactionInfo dateUtc="2026-10-09T09:23:21Z">
              <cr:user userId="S::JOMJES@onerm.dk::491a79cd-b5ae-4936-92f9-e9bae0d99d50" userProvider="AD" userName="Jonas Munk Jensen"/>
            </cr:reactionInfo>
          </cr:reaction>
        </cr:reactions>
      </w16:ext>
    </w16cex:extLst>
  </w16cex:commentExtensible>
  <w16cex:commentExtensible w16cex:durableId="6BD2E401" w16cex:dateUtc="2026-10-07T11:51:00Z"/>
  <w16cex:commentExtensible w16cex:durableId="67C366FF" w16cex:dateUtc="2026-10-07T11:51:00Z"/>
  <w16cex:commentExtensible w16cex:durableId="1499B83A" w16cex:dateUtc="2026-10-07T11:51:00Z"/>
  <w16cex:commentExtensible w16cex:durableId="11165FA5" w16cex:dateUtc="2026-10-09T11:18:00Z"/>
  <w16cex:commentExtensible w16cex:durableId="140E2BEF" w16cex:dateUtc="2026-10-08T08:50:00Z"/>
  <w16cex:commentExtensible w16cex:durableId="30528DC9" w16cex:dateUtc="2026-10-08T08:50:00Z"/>
  <w16cex:commentExtensible w16cex:durableId="28C575B0" w16cex:dateUtc="2026-10-08T08:50:00Z"/>
  <w16cex:commentExtensible w16cex:durableId="29448C8C" w16cex:dateUtc="2026-10-07T13:04:00Z"/>
  <w16cex:commentExtensible w16cex:durableId="589B628D" w16cex:dateUtc="2026-10-08T08:50:00Z"/>
  <w16cex:commentExtensible w16cex:durableId="565BCFBA" w16cex:dateUtc="2026-10-07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CD66FA" w16cid:durableId="06829EB3"/>
  <w16cid:commentId w16cid:paraId="11114049" w16cid:durableId="38832F5F"/>
  <w16cid:commentId w16cid:paraId="1233D2D4" w16cid:durableId="0D821F6D"/>
  <w16cid:commentId w16cid:paraId="692BD320" w16cid:durableId="2687D6EF"/>
  <w16cid:commentId w16cid:paraId="1EC2E3D3" w16cid:durableId="0CD9A290"/>
  <w16cid:commentId w16cid:paraId="514F50BC" w16cid:durableId="3426D993"/>
  <w16cid:commentId w16cid:paraId="6AD91B87" w16cid:durableId="044FE723"/>
  <w16cid:commentId w16cid:paraId="26020514" w16cid:durableId="68B9A3A3"/>
  <w16cid:commentId w16cid:paraId="36898DA2" w16cid:durableId="21DC4224"/>
  <w16cid:commentId w16cid:paraId="560B50A0" w16cid:durableId="48E94297"/>
  <w16cid:commentId w16cid:paraId="0B20DCA0" w16cid:durableId="6F59F236"/>
  <w16cid:commentId w16cid:paraId="70F3B861" w16cid:durableId="2C9B2DAA"/>
  <w16cid:commentId w16cid:paraId="06BC9914" w16cid:durableId="1CD06110"/>
  <w16cid:commentId w16cid:paraId="16042C02" w16cid:durableId="6A705A46"/>
  <w16cid:commentId w16cid:paraId="0C495B87" w16cid:durableId="3801D1F7"/>
  <w16cid:commentId w16cid:paraId="4228A113" w16cid:durableId="7A69CAC6"/>
  <w16cid:commentId w16cid:paraId="75B7A591" w16cid:durableId="7EBFD312"/>
  <w16cid:commentId w16cid:paraId="7548F38D" w16cid:durableId="04ACF657"/>
  <w16cid:commentId w16cid:paraId="1C9395A4" w16cid:durableId="04D88536"/>
  <w16cid:commentId w16cid:paraId="0AB45A31" w16cid:durableId="68DF0C70"/>
  <w16cid:commentId w16cid:paraId="46D98124" w16cid:durableId="7FCD6799"/>
  <w16cid:commentId w16cid:paraId="6669DC06" w16cid:durableId="073C2C0D"/>
  <w16cid:commentId w16cid:paraId="43F4C7EB" w16cid:durableId="0086C65B"/>
  <w16cid:commentId w16cid:paraId="545B33DF" w16cid:durableId="46728775"/>
  <w16cid:commentId w16cid:paraId="20A64C1A" w16cid:durableId="3D75EFEF"/>
  <w16cid:commentId w16cid:paraId="26C25119" w16cid:durableId="0025D141"/>
  <w16cid:commentId w16cid:paraId="6B248066" w16cid:durableId="38A99482"/>
  <w16cid:commentId w16cid:paraId="07ADE2C9" w16cid:durableId="48EB92AC"/>
  <w16cid:commentId w16cid:paraId="34E1DD10" w16cid:durableId="525BE93C"/>
  <w16cid:commentId w16cid:paraId="2B4CDD83" w16cid:durableId="6F2241E9"/>
  <w16cid:commentId w16cid:paraId="6EABBA9F" w16cid:durableId="2FADD995"/>
  <w16cid:commentId w16cid:paraId="3DE49763" w16cid:durableId="7183FD99"/>
  <w16cid:commentId w16cid:paraId="57EA7073" w16cid:durableId="7B51B50C"/>
  <w16cid:commentId w16cid:paraId="57E8CA1C" w16cid:durableId="5BFB5786"/>
  <w16cid:commentId w16cid:paraId="189E8850" w16cid:durableId="2A691398"/>
  <w16cid:commentId w16cid:paraId="14E02D5F" w16cid:durableId="34800307"/>
  <w16cid:commentId w16cid:paraId="773953D9" w16cid:durableId="064D49F4"/>
  <w16cid:commentId w16cid:paraId="6D52B0D4" w16cid:durableId="691D49A4"/>
  <w16cid:commentId w16cid:paraId="0A7B2291" w16cid:durableId="028E388B"/>
  <w16cid:commentId w16cid:paraId="3FBA9DD9" w16cid:durableId="3231BC6D"/>
  <w16cid:commentId w16cid:paraId="27018881" w16cid:durableId="765BD84D"/>
  <w16cid:commentId w16cid:paraId="18569EBE" w16cid:durableId="1969F537"/>
  <w16cid:commentId w16cid:paraId="682EE9E1" w16cid:durableId="00894FD2"/>
  <w16cid:commentId w16cid:paraId="4CA53DBB" w16cid:durableId="4EA51ABF"/>
  <w16cid:commentId w16cid:paraId="4E149DE3" w16cid:durableId="2CC7AFCD"/>
  <w16cid:commentId w16cid:paraId="07F9F685" w16cid:durableId="465BC7F2"/>
  <w16cid:commentId w16cid:paraId="1B72F2C2" w16cid:durableId="1AC0D29F"/>
  <w16cid:commentId w16cid:paraId="23D7B6EC" w16cid:durableId="71759017"/>
  <w16cid:commentId w16cid:paraId="2C0224B0" w16cid:durableId="656E5124"/>
  <w16cid:commentId w16cid:paraId="0EE8DB3E" w16cid:durableId="0EFF134F"/>
  <w16cid:commentId w16cid:paraId="25914949" w16cid:durableId="691FD271"/>
  <w16cid:commentId w16cid:paraId="33F24C07" w16cid:durableId="6405C2DC"/>
  <w16cid:commentId w16cid:paraId="51B54F48" w16cid:durableId="52989182"/>
  <w16cid:commentId w16cid:paraId="34353542" w16cid:durableId="52C856CD"/>
  <w16cid:commentId w16cid:paraId="32C82489" w16cid:durableId="128ADE8C"/>
  <w16cid:commentId w16cid:paraId="31DF168D" w16cid:durableId="0BF36D25"/>
  <w16cid:commentId w16cid:paraId="4B152E83" w16cid:durableId="0F1D3CAA"/>
  <w16cid:commentId w16cid:paraId="10FF4D6F" w16cid:durableId="2B43CD62"/>
  <w16cid:commentId w16cid:paraId="33AF6E39" w16cid:durableId="73CB6B3A"/>
  <w16cid:commentId w16cid:paraId="7074123F" w16cid:durableId="5E21ACCF"/>
  <w16cid:commentId w16cid:paraId="6C245E37" w16cid:durableId="07086B49"/>
  <w16cid:commentId w16cid:paraId="52EE6291" w16cid:durableId="2CAC2A98"/>
  <w16cid:commentId w16cid:paraId="0F8A05C9" w16cid:durableId="52AD1F56"/>
  <w16cid:commentId w16cid:paraId="5908DF26" w16cid:durableId="2F5A6D5D"/>
  <w16cid:commentId w16cid:paraId="4A3F5832" w16cid:durableId="563168DC"/>
  <w16cid:commentId w16cid:paraId="7B274583" w16cid:durableId="595EC6EA"/>
  <w16cid:commentId w16cid:paraId="1FBA5B87" w16cid:durableId="4062E515"/>
  <w16cid:commentId w16cid:paraId="70C3BE53" w16cid:durableId="75AEB145"/>
  <w16cid:commentId w16cid:paraId="2553A03A" w16cid:durableId="04C8B025"/>
  <w16cid:commentId w16cid:paraId="2378F75F" w16cid:durableId="1D2741F2"/>
  <w16cid:commentId w16cid:paraId="112E2369" w16cid:durableId="4E467C41"/>
  <w16cid:commentId w16cid:paraId="60792209" w16cid:durableId="421C9B1B"/>
  <w16cid:commentId w16cid:paraId="1D8A6247" w16cid:durableId="753F9BC4"/>
  <w16cid:commentId w16cid:paraId="2CA29A24" w16cid:durableId="712AD3DE"/>
  <w16cid:commentId w16cid:paraId="0F2841D9" w16cid:durableId="6BD2E401"/>
  <w16cid:commentId w16cid:paraId="5B873082" w16cid:durableId="67C366FF"/>
  <w16cid:commentId w16cid:paraId="018EF3E7" w16cid:durableId="1499B83A"/>
  <w16cid:commentId w16cid:paraId="2AF7BF6B" w16cid:durableId="11165FA5"/>
  <w16cid:commentId w16cid:paraId="7500321D" w16cid:durableId="1AD99FC2"/>
  <w16cid:commentId w16cid:paraId="16AF2EA2" w16cid:durableId="140E2BEF"/>
  <w16cid:commentId w16cid:paraId="5A3CB235" w16cid:durableId="30528DC9"/>
  <w16cid:commentId w16cid:paraId="238F76FA" w16cid:durableId="1C9A6046"/>
  <w16cid:commentId w16cid:paraId="7F2971C9" w16cid:durableId="28C575B0"/>
  <w16cid:commentId w16cid:paraId="7A3E232A" w16cid:durableId="29448C8C"/>
  <w16cid:commentId w16cid:paraId="13DE6892" w16cid:durableId="589B628D"/>
  <w16cid:commentId w16cid:paraId="085A89F9" w16cid:durableId="565BCF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FFFFFFF"/>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1" w15:restartNumberingAfterBreak="0">
    <w:nsid w:val="00A99411"/>
    <w:multiLevelType w:val="multilevel"/>
    <w:tmpl w:val="FFFFFFFF"/>
    <w:lvl w:ilvl="0">
      <w:start w:val="1"/>
      <w:numFmt w:val="decimal"/>
      <w:lvlText w:val="%1."/>
      <w:lvlJc w:val="left"/>
      <w:pPr>
        <w:ind w:left="720" w:hanging="360"/>
      </w:pPr>
      <w:rPr>
        <w:rFonts w:cs="Times New Roman"/>
      </w:rPr>
    </w:lvl>
    <w:lvl w:ilvl="1">
      <w:start w:val="1"/>
      <w:numFmt w:val="decimal"/>
      <w:lvlText w:val="%2."/>
      <w:lvlJc w:val="left"/>
      <w:pPr>
        <w:ind w:left="1440" w:hanging="360"/>
      </w:pPr>
      <w:rPr>
        <w:rFonts w:cs="Times New Roman"/>
      </w:rPr>
    </w:lvl>
    <w:lvl w:ilvl="2">
      <w:start w:val="1"/>
      <w:numFmt w:val="decimal"/>
      <w:lvlText w:val="%3."/>
      <w:lvlJc w:val="left"/>
      <w:pPr>
        <w:ind w:left="2160" w:hanging="360"/>
      </w:pPr>
      <w:rPr>
        <w:rFonts w:cs="Times New Roman"/>
      </w:rPr>
    </w:lvl>
    <w:lvl w:ilvl="3">
      <w:start w:val="1"/>
      <w:numFmt w:val="decimal"/>
      <w:lvlText w:val="%4."/>
      <w:lvlJc w:val="left"/>
      <w:pPr>
        <w:ind w:left="2880" w:hanging="360"/>
      </w:pPr>
      <w:rPr>
        <w:rFonts w:cs="Times New Roman"/>
      </w:rPr>
    </w:lvl>
    <w:lvl w:ilvl="4">
      <w:start w:val="1"/>
      <w:numFmt w:val="decimal"/>
      <w:lvlText w:val="%5."/>
      <w:lvlJc w:val="left"/>
      <w:pPr>
        <w:ind w:left="3600" w:hanging="360"/>
      </w:pPr>
      <w:rPr>
        <w:rFonts w:cs="Times New Roman"/>
      </w:rPr>
    </w:lvl>
    <w:lvl w:ilvl="5">
      <w:start w:val="1"/>
      <w:numFmt w:val="decimal"/>
      <w:lvlText w:val="%6."/>
      <w:lvlJc w:val="left"/>
      <w:pPr>
        <w:ind w:left="4320" w:hanging="360"/>
      </w:pPr>
      <w:rPr>
        <w:rFonts w:cs="Times New Roman"/>
      </w:rPr>
    </w:lvl>
    <w:lvl w:ilvl="6">
      <w:start w:val="1"/>
      <w:numFmt w:val="decimal"/>
      <w:lvlText w:val="%7."/>
      <w:lvlJc w:val="left"/>
      <w:pPr>
        <w:ind w:left="5040" w:hanging="360"/>
      </w:pPr>
      <w:rPr>
        <w:rFonts w:cs="Times New Roman"/>
      </w:rPr>
    </w:lvl>
    <w:lvl w:ilvl="7">
      <w:start w:val="1"/>
      <w:numFmt w:val="decimal"/>
      <w:lvlText w:val="%8."/>
      <w:lvlJc w:val="left"/>
      <w:pPr>
        <w:ind w:left="5760" w:hanging="360"/>
      </w:pPr>
      <w:rPr>
        <w:rFonts w:cs="Times New Roman"/>
      </w:rPr>
    </w:lvl>
    <w:lvl w:ilvl="8">
      <w:start w:val="1"/>
      <w:numFmt w:val="decimal"/>
      <w:lvlText w:val="%9."/>
      <w:lvlJc w:val="left"/>
      <w:pPr>
        <w:ind w:left="6480" w:hanging="360"/>
      </w:pPr>
      <w:rPr>
        <w:rFonts w:cs="Times New Roman"/>
      </w:rPr>
    </w:lvl>
  </w:abstractNum>
  <w:num w:numId="1" w16cid:durableId="1014500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5180996">
    <w:abstractNumId w:val="0"/>
  </w:num>
  <w:num w:numId="3" w16cid:durableId="457530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0171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5101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Munk Jensen">
    <w15:presenceInfo w15:providerId="AD" w15:userId="S::JOMJES@onerm.dk::491a79cd-b5ae-4936-92f9-e9bae0d99d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1304"/>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D9"/>
    <w:rsid w:val="00047D4D"/>
    <w:rsid w:val="000916EC"/>
    <w:rsid w:val="000A2E54"/>
    <w:rsid w:val="002037C5"/>
    <w:rsid w:val="00223FB9"/>
    <w:rsid w:val="00260FC3"/>
    <w:rsid w:val="002829F7"/>
    <w:rsid w:val="00287C98"/>
    <w:rsid w:val="002A1DD9"/>
    <w:rsid w:val="003313AB"/>
    <w:rsid w:val="00333C88"/>
    <w:rsid w:val="004230EC"/>
    <w:rsid w:val="004E5828"/>
    <w:rsid w:val="00605157"/>
    <w:rsid w:val="006B6EBB"/>
    <w:rsid w:val="00705687"/>
    <w:rsid w:val="007202BA"/>
    <w:rsid w:val="00774CD5"/>
    <w:rsid w:val="007B5133"/>
    <w:rsid w:val="007F00DE"/>
    <w:rsid w:val="008174D8"/>
    <w:rsid w:val="00860F14"/>
    <w:rsid w:val="008833BD"/>
    <w:rsid w:val="00885E4E"/>
    <w:rsid w:val="008C7683"/>
    <w:rsid w:val="00965258"/>
    <w:rsid w:val="009B6D1C"/>
    <w:rsid w:val="009D1D6A"/>
    <w:rsid w:val="00AA7030"/>
    <w:rsid w:val="00C052C7"/>
    <w:rsid w:val="00C8687D"/>
    <w:rsid w:val="00CB109A"/>
    <w:rsid w:val="00CC18DA"/>
    <w:rsid w:val="00D756BA"/>
    <w:rsid w:val="00EE504E"/>
    <w:rsid w:val="00EF4051"/>
    <w:rsid w:val="00EF7692"/>
    <w:rsid w:val="00F7748C"/>
    <w:rsid w:val="00FE220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2F71"/>
  <w15:chartTrackingRefBased/>
  <w15:docId w15:val="{9099466C-ED33-4392-B56D-D287D43E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A1D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2A1D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2A1DD9"/>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2A1DD9"/>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2A1DD9"/>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2A1D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A1D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A1D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A1DD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A1DD9"/>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2A1DD9"/>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2A1DD9"/>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2A1DD9"/>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2A1DD9"/>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2A1DD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A1DD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A1DD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A1DD9"/>
    <w:rPr>
      <w:rFonts w:eastAsiaTheme="majorEastAsia" w:cstheme="majorBidi"/>
      <w:color w:val="272727" w:themeColor="text1" w:themeTint="D8"/>
    </w:rPr>
  </w:style>
  <w:style w:type="paragraph" w:styleId="Titel">
    <w:name w:val="Title"/>
    <w:basedOn w:val="Normal"/>
    <w:next w:val="Normal"/>
    <w:link w:val="TitelTegn"/>
    <w:uiPriority w:val="10"/>
    <w:qFormat/>
    <w:rsid w:val="002A1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A1DD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A1DD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A1DD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A1DD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A1DD9"/>
    <w:rPr>
      <w:i/>
      <w:iCs/>
      <w:color w:val="404040" w:themeColor="text1" w:themeTint="BF"/>
    </w:rPr>
  </w:style>
  <w:style w:type="paragraph" w:styleId="Listeafsnit">
    <w:name w:val="List Paragraph"/>
    <w:basedOn w:val="Normal"/>
    <w:uiPriority w:val="34"/>
    <w:qFormat/>
    <w:rsid w:val="002A1DD9"/>
    <w:pPr>
      <w:ind w:left="720"/>
      <w:contextualSpacing/>
    </w:pPr>
  </w:style>
  <w:style w:type="character" w:styleId="Kraftigfremhvning">
    <w:name w:val="Intense Emphasis"/>
    <w:basedOn w:val="Standardskrifttypeiafsnit"/>
    <w:uiPriority w:val="21"/>
    <w:qFormat/>
    <w:rsid w:val="002A1DD9"/>
    <w:rPr>
      <w:i/>
      <w:iCs/>
      <w:color w:val="2E74B5" w:themeColor="accent1" w:themeShade="BF"/>
    </w:rPr>
  </w:style>
  <w:style w:type="paragraph" w:styleId="Strktcitat">
    <w:name w:val="Intense Quote"/>
    <w:basedOn w:val="Normal"/>
    <w:next w:val="Normal"/>
    <w:link w:val="StrktcitatTegn"/>
    <w:uiPriority w:val="30"/>
    <w:qFormat/>
    <w:rsid w:val="002A1D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2A1DD9"/>
    <w:rPr>
      <w:i/>
      <w:iCs/>
      <w:color w:val="2E74B5" w:themeColor="accent1" w:themeShade="BF"/>
    </w:rPr>
  </w:style>
  <w:style w:type="character" w:styleId="Kraftighenvisning">
    <w:name w:val="Intense Reference"/>
    <w:basedOn w:val="Standardskrifttypeiafsnit"/>
    <w:uiPriority w:val="32"/>
    <w:qFormat/>
    <w:rsid w:val="002A1DD9"/>
    <w:rPr>
      <w:b/>
      <w:bCs/>
      <w:smallCaps/>
      <w:color w:val="2E74B5" w:themeColor="accent1" w:themeShade="BF"/>
      <w:spacing w:val="5"/>
    </w:rPr>
  </w:style>
  <w:style w:type="character" w:styleId="Kommentarhenvisning">
    <w:name w:val="annotation reference"/>
    <w:basedOn w:val="Standardskrifttypeiafsnit"/>
    <w:rsid w:val="004230EC"/>
    <w:rPr>
      <w:rFonts w:cs="Times New Roman"/>
      <w:sz w:val="16"/>
      <w:szCs w:val="16"/>
    </w:rPr>
  </w:style>
  <w:style w:type="paragraph" w:styleId="Kommentartekst">
    <w:name w:val="annotation text"/>
    <w:basedOn w:val="Normal"/>
    <w:link w:val="KommentartekstTegn"/>
    <w:rsid w:val="004230EC"/>
    <w:pPr>
      <w:spacing w:after="200" w:line="240" w:lineRule="auto"/>
    </w:pPr>
    <w:rPr>
      <w:rFonts w:eastAsiaTheme="minorEastAsia" w:cs="Times New Roman"/>
      <w:kern w:val="0"/>
      <w:sz w:val="20"/>
      <w:szCs w:val="20"/>
      <w:lang w:val="en-US" w:eastAsia="zh-CN"/>
      <w14:ligatures w14:val="none"/>
    </w:rPr>
  </w:style>
  <w:style w:type="character" w:customStyle="1" w:styleId="KommentartekstTegn">
    <w:name w:val="Kommentartekst Tegn"/>
    <w:basedOn w:val="Standardskrifttypeiafsnit"/>
    <w:link w:val="Kommentartekst"/>
    <w:rsid w:val="004230EC"/>
    <w:rPr>
      <w:rFonts w:eastAsiaTheme="minorEastAsia" w:cs="Times New Roman"/>
      <w:kern w:val="0"/>
      <w:sz w:val="20"/>
      <w:szCs w:val="20"/>
      <w:lang w:val="en-US" w:eastAsia="zh-CN"/>
      <w14:ligatures w14:val="none"/>
    </w:rPr>
  </w:style>
  <w:style w:type="character" w:styleId="Hyperlink">
    <w:name w:val="Hyperlink"/>
    <w:basedOn w:val="Standardskrifttypeiafsnit"/>
    <w:uiPriority w:val="99"/>
    <w:unhideWhenUsed/>
    <w:rsid w:val="004230EC"/>
    <w:rPr>
      <w:color w:val="0563C1" w:themeColor="hyperlink"/>
      <w:u w:val="single"/>
    </w:rPr>
  </w:style>
  <w:style w:type="character" w:styleId="Ulstomtale">
    <w:name w:val="Unresolved Mention"/>
    <w:basedOn w:val="Standardskrifttypeiafsnit"/>
    <w:uiPriority w:val="99"/>
    <w:semiHidden/>
    <w:unhideWhenUsed/>
    <w:rsid w:val="004230EC"/>
    <w:rPr>
      <w:color w:val="605E5C"/>
      <w:shd w:val="clear" w:color="auto" w:fill="E1DFDD"/>
    </w:rPr>
  </w:style>
  <w:style w:type="paragraph" w:styleId="Kommentaremne">
    <w:name w:val="annotation subject"/>
    <w:basedOn w:val="Kommentartekst"/>
    <w:next w:val="Kommentartekst"/>
    <w:link w:val="KommentaremneTegn"/>
    <w:uiPriority w:val="99"/>
    <w:semiHidden/>
    <w:unhideWhenUsed/>
    <w:rsid w:val="006B6EBB"/>
    <w:pPr>
      <w:spacing w:after="160"/>
    </w:pPr>
    <w:rPr>
      <w:rFonts w:eastAsiaTheme="minorHAnsi" w:cstheme="minorBidi"/>
      <w:b/>
      <w:bCs/>
      <w:kern w:val="2"/>
      <w:lang w:val="da-DK" w:eastAsia="en-US"/>
      <w14:ligatures w14:val="standardContextual"/>
    </w:rPr>
  </w:style>
  <w:style w:type="character" w:customStyle="1" w:styleId="KommentaremneTegn">
    <w:name w:val="Kommentaremne Tegn"/>
    <w:basedOn w:val="KommentartekstTegn"/>
    <w:link w:val="Kommentaremne"/>
    <w:uiPriority w:val="99"/>
    <w:semiHidden/>
    <w:rsid w:val="006B6EBB"/>
    <w:rPr>
      <w:rFonts w:eastAsiaTheme="minorEastAsia" w:cs="Times New Roman"/>
      <w:b/>
      <w:bCs/>
      <w:kern w:val="0"/>
      <w:sz w:val="20"/>
      <w:szCs w:val="20"/>
      <w:lang w:val="en-US" w:eastAsia="zh-CN"/>
      <w14:ligatures w14:val="none"/>
    </w:rPr>
  </w:style>
  <w:style w:type="paragraph" w:styleId="Korrektur">
    <w:name w:val="Revision"/>
    <w:hidden/>
    <w:uiPriority w:val="99"/>
    <w:semiHidden/>
    <w:rsid w:val="004E5828"/>
    <w:pPr>
      <w:spacing w:after="0" w:line="240" w:lineRule="auto"/>
    </w:pPr>
  </w:style>
  <w:style w:type="table" w:styleId="Tabel-Gitter">
    <w:name w:val="Table Grid"/>
    <w:basedOn w:val="Tabel-Normal"/>
    <w:uiPriority w:val="39"/>
    <w:rsid w:val="00287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lys">
    <w:name w:val="Grid Table Light"/>
    <w:basedOn w:val="Tabel-Normal"/>
    <w:uiPriority w:val="40"/>
    <w:rsid w:val="00287C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diabetestal.nu/search" TargetMode="External"/><Relationship Id="rId18" Type="http://schemas.openxmlformats.org/officeDocument/2006/relationships/hyperlink" Target="https://www.sum.dk" TargetMode="External"/><Relationship Id="rId3" Type="http://schemas.openxmlformats.org/officeDocument/2006/relationships/settings" Target="settings.xml"/><Relationship Id="rId21" Type="http://schemas.openxmlformats.org/officeDocument/2006/relationships/hyperlink" Target="https://doi.org/10.1016/j.lanepe.2024.100909" TargetMode="External"/><Relationship Id="rId7" Type="http://schemas.microsoft.com/office/2016/09/relationships/commentsIds" Target="commentsIds.xml"/><Relationship Id="rId12" Type="http://schemas.openxmlformats.org/officeDocument/2006/relationships/hyperlink" Target="https://diabetes.dk/forskning/for-fagfolk/projekter-og-undersogelser" TargetMode="External"/><Relationship Id="rId17" Type="http://schemas.openxmlformats.org/officeDocument/2006/relationships/hyperlink" Target="https://doi.org/10.2337/dc08-134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S0140-6736(23)01301-6" TargetMode="External"/><Relationship Id="rId20" Type="http://schemas.openxmlformats.org/officeDocument/2006/relationships/hyperlink" Target="https://doi.org/10.1016/j.cct.2025.107891"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111/j.1742-1241.2010.02544.x" TargetMode="External"/><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doi.org/10.1177/1403494810382474" TargetMode="External"/><Relationship Id="rId23" Type="http://schemas.openxmlformats.org/officeDocument/2006/relationships/fontTable" Target="fontTable.xml"/><Relationship Id="rId10" Type="http://schemas.openxmlformats.org/officeDocument/2006/relationships/hyperlink" Target="https://doi.org/10.2337/dc25-SREV" TargetMode="External"/><Relationship Id="rId19" Type="http://schemas.openxmlformats.org/officeDocument/2006/relationships/hyperlink" Target="https://www.si-folkesundhed.dk"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186/s12933-018-0728-6" TargetMode="External"/><Relationship Id="rId22" Type="http://schemas.openxmlformats.org/officeDocument/2006/relationships/hyperlink" Target="https://doi.org/10.1111/dme.13448"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6302</Words>
  <Characters>38445</Characters>
  <Application>Microsoft Office Word</Application>
  <DocSecurity>0</DocSecurity>
  <Lines>320</Lines>
  <Paragraphs>89</Paragraphs>
  <ScaleCrop>false</ScaleCrop>
  <HeadingPairs>
    <vt:vector size="2" baseType="variant">
      <vt:variant>
        <vt:lpstr>Titel</vt:lpstr>
      </vt:variant>
      <vt:variant>
        <vt:i4>1</vt:i4>
      </vt:variant>
    </vt:vector>
  </HeadingPairs>
  <TitlesOfParts>
    <vt:vector size="1" baseType="lpstr">
      <vt:lpstr/>
    </vt:vector>
  </TitlesOfParts>
  <Company>Region Midtjylland</Company>
  <LinksUpToDate>false</LinksUpToDate>
  <CharactersWithSpaces>44658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14</cp:revision>
  <dcterms:created xsi:type="dcterms:W3CDTF">2026-10-06T08:40:00Z</dcterms:created>
  <dcterms:modified xsi:type="dcterms:W3CDTF">2026-10-09T11:29:00Z</dcterms:modified>
</cp:coreProperties>
</file>